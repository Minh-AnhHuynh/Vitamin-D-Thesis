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E7D4" w14:textId="77777777" w:rsidR="002C0AF8" w:rsidRDefault="002C0AF8">
      <w:pPr>
        <w:pStyle w:val="BodyText"/>
        <w:spacing w:before="5"/>
        <w:rPr>
          <w:sz w:val="25"/>
        </w:rPr>
      </w:pPr>
    </w:p>
    <w:p w14:paraId="307A84D6" w14:textId="77777777" w:rsidR="002C0AF8" w:rsidRDefault="003E36B0">
      <w:pPr>
        <w:pStyle w:val="Heading4"/>
        <w:spacing w:before="89"/>
      </w:pPr>
      <w:r>
        <w:t>UNIVERSITE</w:t>
      </w:r>
      <w:r>
        <w:rPr>
          <w:spacing w:val="-15"/>
        </w:rPr>
        <w:t xml:space="preserve"> </w:t>
      </w:r>
      <w:r>
        <w:t>PARIS</w:t>
      </w:r>
      <w:r>
        <w:rPr>
          <w:spacing w:val="-14"/>
        </w:rPr>
        <w:t xml:space="preserve"> </w:t>
      </w:r>
      <w:r>
        <w:t>CITE</w:t>
      </w:r>
    </w:p>
    <w:p w14:paraId="6746D0E5" w14:textId="77777777" w:rsidR="002C0AF8" w:rsidRDefault="003E36B0">
      <w:pPr>
        <w:pStyle w:val="Heading4"/>
        <w:spacing w:before="142"/>
      </w:pPr>
      <w:r>
        <w:rPr>
          <w:spacing w:val="-1"/>
        </w:rPr>
        <w:t>FACULTE</w:t>
      </w:r>
      <w:r>
        <w:rPr>
          <w:spacing w:val="-13"/>
        </w:rPr>
        <w:t xml:space="preserve"> </w:t>
      </w:r>
      <w:r>
        <w:rPr>
          <w:spacing w:val="-1"/>
        </w:rPr>
        <w:t>DES</w:t>
      </w:r>
      <w:r>
        <w:rPr>
          <w:spacing w:val="-13"/>
        </w:rPr>
        <w:t xml:space="preserve"> </w:t>
      </w:r>
      <w:r>
        <w:rPr>
          <w:spacing w:val="-1"/>
        </w:rPr>
        <w:t>SCIENCES</w:t>
      </w:r>
      <w:r>
        <w:rPr>
          <w:spacing w:val="-13"/>
        </w:rPr>
        <w:t xml:space="preserve"> </w:t>
      </w:r>
      <w:r>
        <w:t>PHARMACEUTIQUES</w:t>
      </w:r>
      <w:r>
        <w:rPr>
          <w:spacing w:val="-13"/>
        </w:rPr>
        <w:t xml:space="preserve"> </w:t>
      </w:r>
      <w:r>
        <w:t>ET</w:t>
      </w:r>
      <w:r>
        <w:rPr>
          <w:spacing w:val="-12"/>
        </w:rPr>
        <w:t xml:space="preserve"> </w:t>
      </w:r>
      <w:r>
        <w:t>BIOLOGIQUES</w:t>
      </w:r>
    </w:p>
    <w:p w14:paraId="22C8C227" w14:textId="77777777" w:rsidR="002C0AF8" w:rsidRDefault="002C0AF8">
      <w:pPr>
        <w:pStyle w:val="BodyText"/>
        <w:rPr>
          <w:sz w:val="26"/>
        </w:rPr>
      </w:pPr>
    </w:p>
    <w:p w14:paraId="0ACD074C" w14:textId="77777777" w:rsidR="002C0AF8" w:rsidRDefault="002C0AF8">
      <w:pPr>
        <w:pStyle w:val="BodyText"/>
        <w:spacing w:before="8"/>
        <w:rPr>
          <w:sz w:val="35"/>
        </w:rPr>
      </w:pPr>
    </w:p>
    <w:p w14:paraId="769D99C4" w14:textId="77777777" w:rsidR="002C0AF8" w:rsidRDefault="003E36B0">
      <w:pPr>
        <w:pStyle w:val="Heading4"/>
        <w:tabs>
          <w:tab w:val="left" w:pos="8442"/>
        </w:tabs>
        <w:ind w:right="55"/>
      </w:pPr>
      <w:r>
        <w:t>Année</w:t>
      </w:r>
      <w:r>
        <w:rPr>
          <w:spacing w:val="-4"/>
        </w:rPr>
        <w:t xml:space="preserve"> </w:t>
      </w:r>
      <w:r>
        <w:t>2022</w:t>
      </w:r>
      <w:r>
        <w:tab/>
        <w:t>N°</w:t>
      </w:r>
    </w:p>
    <w:p w14:paraId="1720E606" w14:textId="77777777" w:rsidR="002C0AF8" w:rsidRDefault="002C0AF8">
      <w:pPr>
        <w:pStyle w:val="BodyText"/>
        <w:rPr>
          <w:sz w:val="26"/>
        </w:rPr>
      </w:pPr>
    </w:p>
    <w:p w14:paraId="6425245B" w14:textId="77777777" w:rsidR="002C0AF8" w:rsidRDefault="002C0AF8">
      <w:pPr>
        <w:pStyle w:val="BodyText"/>
        <w:rPr>
          <w:sz w:val="26"/>
        </w:rPr>
      </w:pPr>
    </w:p>
    <w:p w14:paraId="7FF0AF64" w14:textId="77777777" w:rsidR="002C0AF8" w:rsidRDefault="002C0AF8">
      <w:pPr>
        <w:pStyle w:val="BodyText"/>
        <w:rPr>
          <w:sz w:val="26"/>
        </w:rPr>
      </w:pPr>
    </w:p>
    <w:p w14:paraId="4F858497" w14:textId="77777777" w:rsidR="002C0AF8" w:rsidRDefault="002C0AF8">
      <w:pPr>
        <w:pStyle w:val="BodyText"/>
        <w:rPr>
          <w:sz w:val="33"/>
        </w:rPr>
      </w:pPr>
    </w:p>
    <w:p w14:paraId="503C7909" w14:textId="77777777" w:rsidR="002C0AF8" w:rsidRDefault="003E36B0">
      <w:pPr>
        <w:pStyle w:val="Heading4"/>
        <w:ind w:right="53"/>
      </w:pPr>
      <w:r>
        <w:t>THESE</w:t>
      </w:r>
    </w:p>
    <w:p w14:paraId="3AFC227D" w14:textId="77777777" w:rsidR="002C0AF8" w:rsidRDefault="002C0AF8">
      <w:pPr>
        <w:pStyle w:val="BodyText"/>
        <w:rPr>
          <w:sz w:val="26"/>
        </w:rPr>
      </w:pPr>
    </w:p>
    <w:p w14:paraId="75C3F58A" w14:textId="77777777" w:rsidR="002C0AF8" w:rsidRDefault="002C0AF8">
      <w:pPr>
        <w:pStyle w:val="BodyText"/>
        <w:rPr>
          <w:sz w:val="26"/>
        </w:rPr>
      </w:pPr>
    </w:p>
    <w:p w14:paraId="79AFB10E" w14:textId="77777777" w:rsidR="002C0AF8" w:rsidRDefault="003E36B0">
      <w:pPr>
        <w:spacing w:before="194" w:line="400" w:lineRule="auto"/>
        <w:ind w:right="46"/>
        <w:jc w:val="center"/>
        <w:rPr>
          <w:b/>
          <w:sz w:val="28"/>
        </w:rPr>
      </w:pPr>
      <w:r>
        <w:rPr>
          <w:b/>
          <w:sz w:val="28"/>
        </w:rPr>
        <w:t>Pour</w:t>
      </w:r>
      <w:r>
        <w:rPr>
          <w:b/>
          <w:spacing w:val="21"/>
          <w:sz w:val="28"/>
        </w:rPr>
        <w:t xml:space="preserve"> </w:t>
      </w:r>
      <w:r>
        <w:rPr>
          <w:b/>
          <w:sz w:val="28"/>
        </w:rPr>
        <w:t>l’obtention</w:t>
      </w:r>
      <w:r>
        <w:rPr>
          <w:b/>
          <w:spacing w:val="22"/>
          <w:sz w:val="28"/>
        </w:rPr>
        <w:t xml:space="preserve"> </w:t>
      </w:r>
      <w:r>
        <w:rPr>
          <w:b/>
          <w:sz w:val="28"/>
        </w:rPr>
        <w:t>du</w:t>
      </w:r>
      <w:r>
        <w:rPr>
          <w:b/>
          <w:spacing w:val="21"/>
          <w:sz w:val="28"/>
        </w:rPr>
        <w:t xml:space="preserve"> </w:t>
      </w:r>
      <w:r>
        <w:rPr>
          <w:b/>
          <w:sz w:val="28"/>
        </w:rPr>
        <w:t>diplôme</w:t>
      </w:r>
      <w:r>
        <w:rPr>
          <w:b/>
          <w:spacing w:val="22"/>
          <w:sz w:val="28"/>
        </w:rPr>
        <w:t xml:space="preserve"> </w:t>
      </w:r>
      <w:r>
        <w:rPr>
          <w:b/>
          <w:sz w:val="28"/>
        </w:rPr>
        <w:t>d’Etat</w:t>
      </w:r>
      <w:r>
        <w:rPr>
          <w:b/>
          <w:spacing w:val="22"/>
          <w:sz w:val="28"/>
        </w:rPr>
        <w:t xml:space="preserve"> </w:t>
      </w:r>
      <w:r>
        <w:rPr>
          <w:b/>
          <w:sz w:val="28"/>
        </w:rPr>
        <w:t>de</w:t>
      </w:r>
      <w:r>
        <w:rPr>
          <w:b/>
          <w:spacing w:val="21"/>
          <w:sz w:val="28"/>
        </w:rPr>
        <w:t xml:space="preserve"> </w:t>
      </w:r>
      <w:r>
        <w:rPr>
          <w:b/>
          <w:sz w:val="28"/>
        </w:rPr>
        <w:t>DOCTEUR</w:t>
      </w:r>
      <w:r>
        <w:rPr>
          <w:b/>
          <w:spacing w:val="22"/>
          <w:sz w:val="28"/>
        </w:rPr>
        <w:t xml:space="preserve"> </w:t>
      </w:r>
      <w:r>
        <w:rPr>
          <w:b/>
          <w:sz w:val="28"/>
        </w:rPr>
        <w:t>EN</w:t>
      </w:r>
      <w:r>
        <w:rPr>
          <w:b/>
          <w:spacing w:val="21"/>
          <w:sz w:val="28"/>
        </w:rPr>
        <w:t xml:space="preserve"> </w:t>
      </w:r>
      <w:r>
        <w:rPr>
          <w:b/>
          <w:sz w:val="28"/>
        </w:rPr>
        <w:t>PHARMACIE</w:t>
      </w:r>
      <w:r>
        <w:rPr>
          <w:b/>
          <w:spacing w:val="-67"/>
          <w:sz w:val="28"/>
        </w:rPr>
        <w:t xml:space="preserve"> </w:t>
      </w:r>
      <w:proofErr w:type="spellStart"/>
      <w:r>
        <w:rPr>
          <w:b/>
          <w:sz w:val="28"/>
        </w:rPr>
        <w:t>Presenté</w:t>
      </w:r>
      <w:proofErr w:type="spellEnd"/>
      <w:r>
        <w:rPr>
          <w:b/>
          <w:spacing w:val="2"/>
          <w:sz w:val="28"/>
        </w:rPr>
        <w:t xml:space="preserve"> </w:t>
      </w:r>
      <w:r>
        <w:rPr>
          <w:b/>
          <w:sz w:val="28"/>
        </w:rPr>
        <w:t>et</w:t>
      </w:r>
      <w:r>
        <w:rPr>
          <w:b/>
          <w:spacing w:val="2"/>
          <w:sz w:val="28"/>
        </w:rPr>
        <w:t xml:space="preserve"> </w:t>
      </w:r>
      <w:r>
        <w:rPr>
          <w:b/>
          <w:sz w:val="28"/>
        </w:rPr>
        <w:t>soutenue</w:t>
      </w:r>
      <w:r>
        <w:rPr>
          <w:b/>
          <w:spacing w:val="2"/>
          <w:sz w:val="28"/>
        </w:rPr>
        <w:t xml:space="preserve"> </w:t>
      </w:r>
      <w:r>
        <w:rPr>
          <w:b/>
          <w:sz w:val="28"/>
        </w:rPr>
        <w:t>publiquement</w:t>
      </w:r>
    </w:p>
    <w:p w14:paraId="64286516" w14:textId="21864280" w:rsidR="002C0AF8" w:rsidRDefault="003E36B0">
      <w:pPr>
        <w:ind w:right="118"/>
        <w:jc w:val="center"/>
        <w:rPr>
          <w:b/>
          <w:sz w:val="28"/>
        </w:rPr>
      </w:pPr>
      <w:r>
        <w:rPr>
          <w:b/>
          <w:sz w:val="28"/>
        </w:rPr>
        <w:t>Vitamine</w:t>
      </w:r>
      <w:r>
        <w:rPr>
          <w:b/>
          <w:spacing w:val="11"/>
          <w:sz w:val="28"/>
        </w:rPr>
        <w:t xml:space="preserve"> </w:t>
      </w:r>
      <w:r>
        <w:rPr>
          <w:b/>
          <w:sz w:val="28"/>
        </w:rPr>
        <w:t>D</w:t>
      </w:r>
      <w:r>
        <w:rPr>
          <w:b/>
          <w:spacing w:val="12"/>
          <w:sz w:val="28"/>
        </w:rPr>
        <w:t xml:space="preserve"> </w:t>
      </w:r>
      <w:r>
        <w:rPr>
          <w:b/>
          <w:sz w:val="28"/>
        </w:rPr>
        <w:t>et</w:t>
      </w:r>
      <w:r>
        <w:rPr>
          <w:b/>
          <w:spacing w:val="11"/>
          <w:sz w:val="28"/>
        </w:rPr>
        <w:t xml:space="preserve"> </w:t>
      </w:r>
      <w:r>
        <w:rPr>
          <w:b/>
          <w:sz w:val="28"/>
        </w:rPr>
        <w:t>COVID-19</w:t>
      </w:r>
    </w:p>
    <w:p w14:paraId="7CBAF8B2" w14:textId="77777777" w:rsidR="002C0AF8" w:rsidRDefault="002C0AF8">
      <w:pPr>
        <w:pStyle w:val="BodyText"/>
        <w:rPr>
          <w:b/>
          <w:sz w:val="32"/>
        </w:rPr>
      </w:pPr>
    </w:p>
    <w:p w14:paraId="2BE3C099" w14:textId="77777777" w:rsidR="002C0AF8" w:rsidRDefault="002C0AF8">
      <w:pPr>
        <w:pStyle w:val="BodyText"/>
        <w:rPr>
          <w:b/>
          <w:sz w:val="32"/>
        </w:rPr>
      </w:pPr>
    </w:p>
    <w:p w14:paraId="5B6071D7" w14:textId="77777777" w:rsidR="002C0AF8" w:rsidRDefault="002C0AF8">
      <w:pPr>
        <w:pStyle w:val="BodyText"/>
        <w:spacing w:before="3"/>
        <w:rPr>
          <w:b/>
          <w:sz w:val="46"/>
        </w:rPr>
      </w:pPr>
    </w:p>
    <w:p w14:paraId="1DFC3128" w14:textId="77777777" w:rsidR="002C0AF8" w:rsidRDefault="003E36B0">
      <w:pPr>
        <w:pStyle w:val="Heading4"/>
        <w:ind w:right="106"/>
      </w:pPr>
      <w:r>
        <w:t>Par</w:t>
      </w:r>
    </w:p>
    <w:p w14:paraId="6EF67C28" w14:textId="77777777" w:rsidR="002C0AF8" w:rsidRDefault="002C0AF8">
      <w:pPr>
        <w:pStyle w:val="BodyText"/>
        <w:rPr>
          <w:sz w:val="26"/>
        </w:rPr>
      </w:pPr>
    </w:p>
    <w:p w14:paraId="01060651" w14:textId="77777777" w:rsidR="002C0AF8" w:rsidRDefault="003E36B0">
      <w:pPr>
        <w:spacing w:before="209"/>
        <w:ind w:right="117"/>
        <w:jc w:val="center"/>
        <w:rPr>
          <w:b/>
          <w:sz w:val="28"/>
        </w:rPr>
      </w:pPr>
      <w:r>
        <w:rPr>
          <w:b/>
          <w:sz w:val="28"/>
        </w:rPr>
        <w:t>HUYNH</w:t>
      </w:r>
      <w:r>
        <w:rPr>
          <w:b/>
          <w:spacing w:val="25"/>
          <w:sz w:val="28"/>
        </w:rPr>
        <w:t xml:space="preserve"> </w:t>
      </w:r>
      <w:r>
        <w:rPr>
          <w:b/>
          <w:sz w:val="28"/>
        </w:rPr>
        <w:t>Minh-Anh</w:t>
      </w:r>
    </w:p>
    <w:p w14:paraId="5F2D0799" w14:textId="77777777" w:rsidR="002C0AF8" w:rsidRDefault="002C0AF8">
      <w:pPr>
        <w:pStyle w:val="BodyText"/>
        <w:rPr>
          <w:b/>
          <w:sz w:val="32"/>
        </w:rPr>
      </w:pPr>
    </w:p>
    <w:p w14:paraId="5D895EEF" w14:textId="77777777" w:rsidR="002C0AF8" w:rsidRDefault="002C0AF8">
      <w:pPr>
        <w:pStyle w:val="BodyText"/>
        <w:spacing w:before="11"/>
        <w:rPr>
          <w:b/>
          <w:sz w:val="28"/>
        </w:rPr>
      </w:pPr>
    </w:p>
    <w:p w14:paraId="7A0BE0C5" w14:textId="77777777" w:rsidR="002C0AF8" w:rsidRDefault="003E36B0">
      <w:pPr>
        <w:pStyle w:val="Heading4"/>
        <w:spacing w:line="364" w:lineRule="auto"/>
        <w:ind w:left="2165" w:right="2213"/>
      </w:pPr>
      <w:r>
        <w:t>Sous</w:t>
      </w:r>
      <w:r>
        <w:rPr>
          <w:spacing w:val="-7"/>
        </w:rPr>
        <w:t xml:space="preserve"> </w:t>
      </w:r>
      <w:r>
        <w:t>la</w:t>
      </w:r>
      <w:r>
        <w:rPr>
          <w:spacing w:val="-7"/>
        </w:rPr>
        <w:t xml:space="preserve"> </w:t>
      </w:r>
      <w:r>
        <w:t>direction</w:t>
      </w:r>
      <w:r>
        <w:rPr>
          <w:spacing w:val="-7"/>
        </w:rPr>
        <w:t xml:space="preserve"> </w:t>
      </w:r>
      <w:r>
        <w:t>du</w:t>
      </w:r>
      <w:r>
        <w:rPr>
          <w:spacing w:val="-6"/>
        </w:rPr>
        <w:t xml:space="preserve"> </w:t>
      </w:r>
      <w:r>
        <w:t>Pr.</w:t>
      </w:r>
      <w:r>
        <w:rPr>
          <w:spacing w:val="-7"/>
        </w:rPr>
        <w:t xml:space="preserve"> </w:t>
      </w:r>
      <w:r>
        <w:t>Jean-Pascal</w:t>
      </w:r>
      <w:r>
        <w:rPr>
          <w:spacing w:val="-7"/>
        </w:rPr>
        <w:t xml:space="preserve"> </w:t>
      </w:r>
      <w:r>
        <w:t>De</w:t>
      </w:r>
      <w:r>
        <w:rPr>
          <w:spacing w:val="-7"/>
        </w:rPr>
        <w:t xml:space="preserve"> </w:t>
      </w:r>
      <w:r>
        <w:t>Bandt</w:t>
      </w:r>
      <w:r>
        <w:rPr>
          <w:spacing w:val="-57"/>
        </w:rPr>
        <w:t xml:space="preserve"> </w:t>
      </w:r>
      <w:proofErr w:type="gramStart"/>
      <w:r>
        <w:t>Janvier</w:t>
      </w:r>
      <w:proofErr w:type="gramEnd"/>
      <w:r>
        <w:rPr>
          <w:spacing w:val="-2"/>
        </w:rPr>
        <w:t xml:space="preserve"> </w:t>
      </w:r>
      <w:r>
        <w:t>2023</w:t>
      </w:r>
    </w:p>
    <w:p w14:paraId="34BADFA0" w14:textId="77777777" w:rsidR="002C0AF8" w:rsidRDefault="002C0AF8">
      <w:pPr>
        <w:spacing w:line="364" w:lineRule="auto"/>
        <w:sectPr w:rsidR="002C0AF8">
          <w:type w:val="continuous"/>
          <w:pgSz w:w="11910" w:h="16840"/>
          <w:pgMar w:top="1580" w:right="1620" w:bottom="280" w:left="1300" w:header="720" w:footer="720" w:gutter="0"/>
          <w:cols w:space="720"/>
        </w:sectPr>
      </w:pPr>
    </w:p>
    <w:p w14:paraId="0021D2EC" w14:textId="77777777" w:rsidR="002C0AF8" w:rsidRDefault="002C0AF8">
      <w:pPr>
        <w:pStyle w:val="BodyText"/>
        <w:rPr>
          <w:sz w:val="20"/>
        </w:rPr>
      </w:pPr>
    </w:p>
    <w:p w14:paraId="2CA55A63" w14:textId="77777777" w:rsidR="002C0AF8" w:rsidRDefault="002C0AF8">
      <w:pPr>
        <w:pStyle w:val="BodyText"/>
        <w:rPr>
          <w:sz w:val="20"/>
        </w:rPr>
      </w:pPr>
    </w:p>
    <w:p w14:paraId="5E8959B6" w14:textId="77777777" w:rsidR="002C0AF8" w:rsidRDefault="002C0AF8">
      <w:pPr>
        <w:pStyle w:val="BodyText"/>
        <w:rPr>
          <w:sz w:val="20"/>
        </w:rPr>
      </w:pPr>
    </w:p>
    <w:p w14:paraId="564389DC" w14:textId="77777777" w:rsidR="002C0AF8" w:rsidRDefault="002C0AF8">
      <w:pPr>
        <w:pStyle w:val="BodyText"/>
        <w:rPr>
          <w:sz w:val="20"/>
        </w:rPr>
      </w:pPr>
    </w:p>
    <w:p w14:paraId="780CA897" w14:textId="77777777" w:rsidR="002C0AF8" w:rsidRDefault="002C0AF8">
      <w:pPr>
        <w:pStyle w:val="BodyText"/>
        <w:rPr>
          <w:sz w:val="20"/>
        </w:rPr>
      </w:pPr>
    </w:p>
    <w:p w14:paraId="18ACA9BC" w14:textId="77777777" w:rsidR="002C0AF8" w:rsidRDefault="002C0AF8">
      <w:pPr>
        <w:pStyle w:val="BodyText"/>
        <w:rPr>
          <w:sz w:val="20"/>
        </w:rPr>
      </w:pPr>
    </w:p>
    <w:p w14:paraId="32F854F5" w14:textId="77777777" w:rsidR="002C0AF8" w:rsidRDefault="002C0AF8">
      <w:pPr>
        <w:pStyle w:val="BodyText"/>
        <w:spacing w:before="5"/>
        <w:rPr>
          <w:sz w:val="29"/>
        </w:rPr>
      </w:pPr>
    </w:p>
    <w:p w14:paraId="7BE015AA" w14:textId="77777777" w:rsidR="002C0AF8" w:rsidRDefault="003E36B0">
      <w:pPr>
        <w:spacing w:before="184"/>
        <w:ind w:left="117"/>
        <w:rPr>
          <w:rFonts w:ascii="Arial"/>
          <w:b/>
          <w:sz w:val="41"/>
        </w:rPr>
      </w:pPr>
      <w:r>
        <w:rPr>
          <w:rFonts w:ascii="Arial"/>
          <w:b/>
          <w:sz w:val="41"/>
        </w:rPr>
        <w:t>Remerciements</w:t>
      </w:r>
    </w:p>
    <w:p w14:paraId="5EAC12B7" w14:textId="77777777" w:rsidR="002C0AF8" w:rsidRDefault="002C0AF8">
      <w:pPr>
        <w:rPr>
          <w:rFonts w:ascii="Arial"/>
          <w:sz w:val="41"/>
        </w:rPr>
        <w:sectPr w:rsidR="002C0AF8">
          <w:pgSz w:w="11910" w:h="16840"/>
          <w:pgMar w:top="1580" w:right="1620" w:bottom="280" w:left="1300" w:header="720" w:footer="720" w:gutter="0"/>
          <w:cols w:space="720"/>
        </w:sectPr>
      </w:pPr>
    </w:p>
    <w:p w14:paraId="0A56EF58" w14:textId="77777777" w:rsidR="002C0AF8" w:rsidRDefault="002C0AF8">
      <w:pPr>
        <w:pStyle w:val="BodyText"/>
        <w:rPr>
          <w:rFonts w:ascii="Arial"/>
          <w:b/>
          <w:sz w:val="20"/>
        </w:rPr>
      </w:pPr>
    </w:p>
    <w:p w14:paraId="4428B5EC" w14:textId="77777777" w:rsidR="002C0AF8" w:rsidRDefault="002C0AF8">
      <w:pPr>
        <w:pStyle w:val="BodyText"/>
        <w:rPr>
          <w:rFonts w:ascii="Arial"/>
          <w:b/>
          <w:sz w:val="20"/>
        </w:rPr>
      </w:pPr>
    </w:p>
    <w:p w14:paraId="68D7E5FD" w14:textId="77777777" w:rsidR="002C0AF8" w:rsidRDefault="002C0AF8">
      <w:pPr>
        <w:pStyle w:val="BodyText"/>
        <w:rPr>
          <w:rFonts w:ascii="Arial"/>
          <w:b/>
          <w:sz w:val="20"/>
        </w:rPr>
      </w:pPr>
    </w:p>
    <w:p w14:paraId="3D9F1126" w14:textId="77777777" w:rsidR="002C0AF8" w:rsidRDefault="002C0AF8">
      <w:pPr>
        <w:pStyle w:val="BodyText"/>
        <w:rPr>
          <w:rFonts w:ascii="Arial"/>
          <w:b/>
          <w:sz w:val="20"/>
        </w:rPr>
      </w:pPr>
    </w:p>
    <w:p w14:paraId="1A61AA69" w14:textId="77777777" w:rsidR="002C0AF8" w:rsidRDefault="002C0AF8">
      <w:pPr>
        <w:pStyle w:val="BodyText"/>
        <w:rPr>
          <w:rFonts w:ascii="Arial"/>
          <w:b/>
          <w:sz w:val="20"/>
        </w:rPr>
      </w:pPr>
    </w:p>
    <w:p w14:paraId="2FD33C30" w14:textId="77777777" w:rsidR="002C0AF8" w:rsidRDefault="002C0AF8">
      <w:pPr>
        <w:pStyle w:val="BodyText"/>
        <w:rPr>
          <w:rFonts w:ascii="Arial"/>
          <w:b/>
          <w:sz w:val="20"/>
        </w:rPr>
      </w:pPr>
    </w:p>
    <w:p w14:paraId="55B8C033" w14:textId="77777777" w:rsidR="002C0AF8" w:rsidRDefault="002C0AF8">
      <w:pPr>
        <w:pStyle w:val="BodyText"/>
        <w:spacing w:before="5"/>
        <w:rPr>
          <w:rFonts w:ascii="Arial"/>
          <w:b/>
          <w:sz w:val="29"/>
        </w:rPr>
      </w:pPr>
    </w:p>
    <w:p w14:paraId="2BB2384C" w14:textId="77777777" w:rsidR="002C0AF8" w:rsidRDefault="003E36B0">
      <w:pPr>
        <w:spacing w:before="184"/>
        <w:ind w:left="117"/>
        <w:rPr>
          <w:rFonts w:ascii="Arial" w:hAnsi="Arial"/>
          <w:b/>
          <w:sz w:val="41"/>
        </w:rPr>
      </w:pPr>
      <w:bookmarkStart w:id="0" w:name="Table_des_matières"/>
      <w:bookmarkEnd w:id="0"/>
      <w:r>
        <w:rPr>
          <w:rFonts w:ascii="Arial" w:hAnsi="Arial"/>
          <w:b/>
          <w:w w:val="95"/>
          <w:sz w:val="41"/>
        </w:rPr>
        <w:t>Table</w:t>
      </w:r>
      <w:r>
        <w:rPr>
          <w:rFonts w:ascii="Arial" w:hAnsi="Arial"/>
          <w:b/>
          <w:spacing w:val="20"/>
          <w:w w:val="95"/>
          <w:sz w:val="41"/>
        </w:rPr>
        <w:t xml:space="preserve"> </w:t>
      </w:r>
      <w:r>
        <w:rPr>
          <w:rFonts w:ascii="Arial" w:hAnsi="Arial"/>
          <w:b/>
          <w:w w:val="95"/>
          <w:sz w:val="41"/>
        </w:rPr>
        <w:t>des</w:t>
      </w:r>
      <w:r>
        <w:rPr>
          <w:rFonts w:ascii="Arial" w:hAnsi="Arial"/>
          <w:b/>
          <w:spacing w:val="21"/>
          <w:w w:val="95"/>
          <w:sz w:val="41"/>
        </w:rPr>
        <w:t xml:space="preserve"> </w:t>
      </w:r>
      <w:r>
        <w:rPr>
          <w:rFonts w:ascii="Arial" w:hAnsi="Arial"/>
          <w:b/>
          <w:w w:val="95"/>
          <w:sz w:val="41"/>
        </w:rPr>
        <w:t>matières</w:t>
      </w:r>
    </w:p>
    <w:p w14:paraId="6F26984B" w14:textId="77777777" w:rsidR="002C0AF8" w:rsidRDefault="002C0AF8">
      <w:pPr>
        <w:pStyle w:val="BodyText"/>
        <w:spacing w:before="10"/>
        <w:rPr>
          <w:rFonts w:ascii="Arial"/>
          <w:b/>
          <w:sz w:val="70"/>
        </w:rPr>
      </w:pPr>
    </w:p>
    <w:p w14:paraId="36AD6989" w14:textId="77777777" w:rsidR="002C0AF8" w:rsidRDefault="00000000">
      <w:pPr>
        <w:pStyle w:val="Heading5"/>
        <w:spacing w:line="592" w:lineRule="auto"/>
        <w:ind w:left="117" w:right="6780" w:firstLine="0"/>
        <w:rPr>
          <w:rFonts w:ascii="Arial"/>
        </w:rPr>
      </w:pPr>
      <w:hyperlink w:anchor="_bookmark0" w:history="1">
        <w:r w:rsidR="003E36B0">
          <w:rPr>
            <w:rFonts w:ascii="Arial"/>
          </w:rPr>
          <w:t>Liste des figures</w:t>
        </w:r>
      </w:hyperlink>
      <w:r w:rsidR="003E36B0">
        <w:rPr>
          <w:rFonts w:ascii="Arial"/>
          <w:spacing w:val="1"/>
        </w:rPr>
        <w:t xml:space="preserve"> </w:t>
      </w:r>
      <w:hyperlink w:anchor="_bookmark1" w:history="1">
        <w:r w:rsidR="003E36B0">
          <w:rPr>
            <w:rFonts w:ascii="Arial"/>
          </w:rPr>
          <w:t>Liste des tables</w:t>
        </w:r>
      </w:hyperlink>
      <w:r w:rsidR="003E36B0">
        <w:rPr>
          <w:rFonts w:ascii="Arial"/>
          <w:spacing w:val="1"/>
        </w:rPr>
        <w:t xml:space="preserve"> </w:t>
      </w:r>
      <w:hyperlink w:anchor="_bookmark2" w:history="1">
        <w:r w:rsidR="003E36B0">
          <w:rPr>
            <w:rFonts w:ascii="Arial"/>
            <w:w w:val="90"/>
          </w:rPr>
          <w:t>Liste</w:t>
        </w:r>
        <w:r w:rsidR="003E36B0">
          <w:rPr>
            <w:rFonts w:ascii="Arial"/>
            <w:spacing w:val="16"/>
            <w:w w:val="90"/>
          </w:rPr>
          <w:t xml:space="preserve"> </w:t>
        </w:r>
        <w:r w:rsidR="003E36B0">
          <w:rPr>
            <w:rFonts w:ascii="Arial"/>
            <w:w w:val="90"/>
          </w:rPr>
          <w:t>des</w:t>
        </w:r>
        <w:r w:rsidR="003E36B0">
          <w:rPr>
            <w:rFonts w:ascii="Arial"/>
            <w:spacing w:val="17"/>
            <w:w w:val="90"/>
          </w:rPr>
          <w:t xml:space="preserve"> </w:t>
        </w:r>
        <w:r w:rsidR="003E36B0">
          <w:rPr>
            <w:rFonts w:ascii="Arial"/>
            <w:w w:val="90"/>
          </w:rPr>
          <w:t>acronymes</w:t>
        </w:r>
      </w:hyperlink>
    </w:p>
    <w:p w14:paraId="35B68303" w14:textId="77777777" w:rsidR="002C0AF8" w:rsidRDefault="00000000">
      <w:pPr>
        <w:pStyle w:val="Heading5"/>
        <w:numPr>
          <w:ilvl w:val="0"/>
          <w:numId w:val="4"/>
        </w:numPr>
        <w:tabs>
          <w:tab w:val="left" w:pos="444"/>
          <w:tab w:val="left" w:pos="445"/>
          <w:tab w:val="right" w:pos="8819"/>
        </w:tabs>
        <w:spacing w:line="252" w:lineRule="exact"/>
        <w:rPr>
          <w:rFonts w:ascii="Arial"/>
        </w:rPr>
      </w:pPr>
      <w:hyperlink w:anchor="_bookmark7" w:history="1">
        <w:r w:rsidR="003E36B0">
          <w:rPr>
            <w:rFonts w:ascii="Arial"/>
          </w:rPr>
          <w:t>Introduction</w:t>
        </w:r>
      </w:hyperlink>
      <w:r w:rsidR="003E36B0">
        <w:rPr>
          <w:rFonts w:ascii="Arial"/>
        </w:rPr>
        <w:tab/>
        <w:t>1</w:t>
      </w:r>
    </w:p>
    <w:p w14:paraId="35CCE68D" w14:textId="77777777" w:rsidR="002C0AF8" w:rsidRDefault="00000000">
      <w:pPr>
        <w:pStyle w:val="Heading5"/>
        <w:numPr>
          <w:ilvl w:val="0"/>
          <w:numId w:val="4"/>
        </w:numPr>
        <w:tabs>
          <w:tab w:val="left" w:pos="444"/>
          <w:tab w:val="left" w:pos="445"/>
          <w:tab w:val="right" w:pos="8819"/>
        </w:tabs>
        <w:spacing w:before="372"/>
        <w:rPr>
          <w:rFonts w:ascii="Arial" w:hAnsi="Arial"/>
        </w:rPr>
      </w:pPr>
      <w:hyperlink w:anchor="_bookmark8" w:history="1">
        <w:r w:rsidR="003E36B0">
          <w:rPr>
            <w:rFonts w:ascii="Arial" w:hAnsi="Arial"/>
          </w:rPr>
          <w:t>Généralités</w:t>
        </w:r>
        <w:r w:rsidR="003E36B0">
          <w:rPr>
            <w:rFonts w:ascii="Arial" w:hAnsi="Arial"/>
            <w:spacing w:val="15"/>
          </w:rPr>
          <w:t xml:space="preserve"> </w:t>
        </w:r>
        <w:r w:rsidR="003E36B0">
          <w:rPr>
            <w:rFonts w:ascii="Arial" w:hAnsi="Arial"/>
          </w:rPr>
          <w:t>sur</w:t>
        </w:r>
        <w:r w:rsidR="003E36B0">
          <w:rPr>
            <w:rFonts w:ascii="Arial" w:hAnsi="Arial"/>
            <w:spacing w:val="15"/>
          </w:rPr>
          <w:t xml:space="preserve"> </w:t>
        </w:r>
        <w:r w:rsidR="003E36B0">
          <w:rPr>
            <w:rFonts w:ascii="Arial" w:hAnsi="Arial"/>
          </w:rPr>
          <w:t>la</w:t>
        </w:r>
        <w:r w:rsidR="003E36B0">
          <w:rPr>
            <w:rFonts w:ascii="Arial" w:hAnsi="Arial"/>
            <w:spacing w:val="16"/>
          </w:rPr>
          <w:t xml:space="preserve"> </w:t>
        </w:r>
        <w:r w:rsidR="003E36B0">
          <w:rPr>
            <w:rFonts w:ascii="Arial" w:hAnsi="Arial"/>
          </w:rPr>
          <w:t>vitamine</w:t>
        </w:r>
        <w:r w:rsidR="003E36B0">
          <w:rPr>
            <w:rFonts w:ascii="Arial" w:hAnsi="Arial"/>
            <w:spacing w:val="15"/>
          </w:rPr>
          <w:t xml:space="preserve"> </w:t>
        </w:r>
        <w:r w:rsidR="003E36B0">
          <w:rPr>
            <w:rFonts w:ascii="Arial" w:hAnsi="Arial"/>
          </w:rPr>
          <w:t>D</w:t>
        </w:r>
      </w:hyperlink>
      <w:r w:rsidR="003E36B0">
        <w:rPr>
          <w:rFonts w:ascii="Arial" w:hAnsi="Arial"/>
        </w:rPr>
        <w:tab/>
        <w:t>2</w:t>
      </w:r>
    </w:p>
    <w:p w14:paraId="10B58E9C" w14:textId="77777777" w:rsidR="002C0AF8" w:rsidRDefault="00000000">
      <w:pPr>
        <w:pStyle w:val="BodyText"/>
        <w:tabs>
          <w:tab w:val="left" w:pos="946"/>
          <w:tab w:val="right" w:pos="8819"/>
        </w:tabs>
        <w:spacing w:before="154"/>
        <w:ind w:left="444"/>
      </w:pPr>
      <w:hyperlink w:anchor="_bookmark9" w:history="1">
        <w:r w:rsidR="003E36B0">
          <w:t>2.1</w:t>
        </w:r>
        <w:r w:rsidR="003E36B0">
          <w:tab/>
          <w:t>Structure</w:t>
        </w:r>
      </w:hyperlink>
      <w:r w:rsidR="003E36B0">
        <w:rPr>
          <w:spacing w:val="49"/>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2</w:t>
      </w:r>
    </w:p>
    <w:p w14:paraId="202CB2EB" w14:textId="77777777" w:rsidR="002C0AF8" w:rsidRDefault="00000000">
      <w:pPr>
        <w:pStyle w:val="BodyText"/>
        <w:tabs>
          <w:tab w:val="left" w:pos="946"/>
          <w:tab w:val="right" w:pos="8819"/>
        </w:tabs>
        <w:spacing w:before="154"/>
        <w:ind w:left="444"/>
      </w:pPr>
      <w:hyperlink w:anchor="_bookmark12" w:history="1">
        <w:r w:rsidR="003E36B0">
          <w:t>2.2</w:t>
        </w:r>
        <w:r w:rsidR="003E36B0">
          <w:tab/>
          <w:t>Métabolisme</w:t>
        </w:r>
      </w:hyperlink>
      <w:r w:rsidR="003E36B0">
        <w:rPr>
          <w:spacing w:val="4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tab/>
        <w:t>3</w:t>
      </w:r>
    </w:p>
    <w:p w14:paraId="6DD89658" w14:textId="77777777" w:rsidR="002C0AF8" w:rsidRDefault="00000000">
      <w:pPr>
        <w:pStyle w:val="BodyText"/>
        <w:tabs>
          <w:tab w:val="left" w:pos="946"/>
          <w:tab w:val="right" w:pos="8819"/>
        </w:tabs>
        <w:spacing w:before="153"/>
        <w:ind w:left="444"/>
      </w:pPr>
      <w:hyperlink w:anchor="_bookmark15" w:history="1">
        <w:r w:rsidR="003E36B0">
          <w:t>2.3</w:t>
        </w:r>
        <w:r w:rsidR="003E36B0">
          <w:tab/>
          <w:t>Place</w:t>
        </w:r>
        <w:r w:rsidR="003E36B0">
          <w:rPr>
            <w:spacing w:val="-2"/>
          </w:rPr>
          <w:t xml:space="preserve"> </w:t>
        </w:r>
        <w:r w:rsidR="003E36B0">
          <w:t>de</w:t>
        </w:r>
        <w:r w:rsidR="003E36B0">
          <w:rPr>
            <w:spacing w:val="-1"/>
          </w:rPr>
          <w:t xml:space="preserve"> </w:t>
        </w:r>
        <w:r w:rsidR="003E36B0">
          <w:t>l’ergostérol</w:t>
        </w:r>
      </w:hyperlink>
      <w:r w:rsidR="003E36B0">
        <w:rPr>
          <w:spacing w:val="65"/>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4</w:t>
      </w:r>
    </w:p>
    <w:p w14:paraId="290C97EB" w14:textId="77777777" w:rsidR="002C0AF8" w:rsidRDefault="00000000">
      <w:pPr>
        <w:pStyle w:val="BodyText"/>
        <w:tabs>
          <w:tab w:val="left" w:pos="946"/>
          <w:tab w:val="right" w:pos="8819"/>
        </w:tabs>
        <w:spacing w:before="154"/>
        <w:ind w:left="444"/>
      </w:pPr>
      <w:hyperlink w:anchor="_bookmark19" w:history="1">
        <w:r w:rsidR="003E36B0">
          <w:t>2.4</w:t>
        </w:r>
        <w:r w:rsidR="003E36B0">
          <w:tab/>
          <w:t>Propriétés</w:t>
        </w:r>
      </w:hyperlink>
      <w:r w:rsidR="003E36B0">
        <w:t xml:space="preserve">  </w:t>
      </w:r>
      <w:r w:rsidR="003E36B0">
        <w:rPr>
          <w:spacing w:val="21"/>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7"/>
        </w:rPr>
        <w:t xml:space="preserve"> </w:t>
      </w:r>
      <w:r w:rsidR="003E36B0">
        <w:t>.</w:t>
      </w:r>
      <w:r w:rsidR="003E36B0">
        <w:tab/>
        <w:t>8</w:t>
      </w:r>
    </w:p>
    <w:p w14:paraId="632CE637" w14:textId="77777777" w:rsidR="002C0AF8" w:rsidRDefault="002C0AF8">
      <w:pPr>
        <w:pStyle w:val="BodyText"/>
        <w:spacing w:before="3"/>
        <w:rPr>
          <w:sz w:val="14"/>
        </w:rPr>
      </w:pPr>
    </w:p>
    <w:tbl>
      <w:tblPr>
        <w:tblStyle w:val="TableNormal1"/>
        <w:tblW w:w="0" w:type="auto"/>
        <w:tblInd w:w="402" w:type="dxa"/>
        <w:tblLayout w:type="fixed"/>
        <w:tblLook w:val="01E0" w:firstRow="1" w:lastRow="1" w:firstColumn="1" w:lastColumn="1" w:noHBand="0" w:noVBand="0"/>
      </w:tblPr>
      <w:tblGrid>
        <w:gridCol w:w="437"/>
        <w:gridCol w:w="623"/>
        <w:gridCol w:w="6986"/>
        <w:gridCol w:w="428"/>
      </w:tblGrid>
      <w:tr w:rsidR="002C0AF8" w14:paraId="4E29627B" w14:textId="77777777">
        <w:trPr>
          <w:trHeight w:val="324"/>
        </w:trPr>
        <w:tc>
          <w:tcPr>
            <w:tcW w:w="437" w:type="dxa"/>
            <w:vMerge w:val="restart"/>
          </w:tcPr>
          <w:p w14:paraId="4C88AFA2" w14:textId="77777777" w:rsidR="002C0AF8" w:rsidRDefault="002C0AF8">
            <w:pPr>
              <w:pStyle w:val="TableParagraph"/>
              <w:spacing w:before="0"/>
              <w:jc w:val="left"/>
            </w:pPr>
          </w:p>
        </w:tc>
        <w:tc>
          <w:tcPr>
            <w:tcW w:w="623" w:type="dxa"/>
          </w:tcPr>
          <w:p w14:paraId="32C6CA05" w14:textId="77777777" w:rsidR="002C0AF8" w:rsidRDefault="00000000">
            <w:pPr>
              <w:pStyle w:val="TableParagraph"/>
              <w:spacing w:before="0" w:line="242" w:lineRule="exact"/>
              <w:ind w:right="69"/>
            </w:pPr>
            <w:hyperlink w:anchor="_bookmark20" w:history="1">
              <w:r w:rsidR="003E36B0">
                <w:t>2.4.1</w:t>
              </w:r>
            </w:hyperlink>
          </w:p>
        </w:tc>
        <w:tc>
          <w:tcPr>
            <w:tcW w:w="6986" w:type="dxa"/>
          </w:tcPr>
          <w:p w14:paraId="0F40F870" w14:textId="77777777" w:rsidR="002C0AF8" w:rsidRDefault="00000000">
            <w:pPr>
              <w:pStyle w:val="TableParagraph"/>
              <w:spacing w:before="0" w:line="242" w:lineRule="exact"/>
              <w:ind w:right="157"/>
            </w:pPr>
            <w:hyperlink w:anchor="_bookmark20" w:history="1">
              <w:r w:rsidR="003E36B0">
                <w:t>Propriétés</w:t>
              </w:r>
              <w:r w:rsidR="003E36B0">
                <w:rPr>
                  <w:spacing w:val="-2"/>
                </w:rPr>
                <w:t xml:space="preserve"> </w:t>
              </w:r>
              <w:r w:rsidR="003E36B0">
                <w:t>classiques</w:t>
              </w:r>
              <w:r w:rsidR="003E36B0">
                <w:rPr>
                  <w:spacing w:val="-2"/>
                </w:rPr>
                <w:t xml:space="preserve"> </w:t>
              </w:r>
              <w:r w:rsidR="003E36B0">
                <w:t>osseuses</w:t>
              </w:r>
            </w:hyperlink>
            <w:r w:rsidR="003E36B0">
              <w:rPr>
                <w:spacing w:val="37"/>
              </w:rPr>
              <w:t xml:space="preserve"> </w:t>
            </w:r>
            <w:r w:rsidR="003E36B0">
              <w:t>.</w:t>
            </w:r>
            <w:r w:rsidR="003E36B0">
              <w:rPr>
                <w:spacing w:val="3"/>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
        </w:tc>
        <w:tc>
          <w:tcPr>
            <w:tcW w:w="428" w:type="dxa"/>
          </w:tcPr>
          <w:p w14:paraId="4A879344" w14:textId="77777777" w:rsidR="002C0AF8" w:rsidRDefault="003E36B0">
            <w:pPr>
              <w:pStyle w:val="TableParagraph"/>
              <w:spacing w:before="0" w:line="242" w:lineRule="exact"/>
              <w:ind w:right="46"/>
            </w:pPr>
            <w:r>
              <w:rPr>
                <w:w w:val="99"/>
              </w:rPr>
              <w:t>8</w:t>
            </w:r>
          </w:p>
        </w:tc>
      </w:tr>
      <w:tr w:rsidR="002C0AF8" w14:paraId="484B9E7E" w14:textId="77777777">
        <w:trPr>
          <w:trHeight w:val="406"/>
        </w:trPr>
        <w:tc>
          <w:tcPr>
            <w:tcW w:w="437" w:type="dxa"/>
            <w:vMerge/>
            <w:tcBorders>
              <w:top w:val="nil"/>
            </w:tcBorders>
          </w:tcPr>
          <w:p w14:paraId="24B3ED2A" w14:textId="77777777" w:rsidR="002C0AF8" w:rsidRDefault="002C0AF8">
            <w:pPr>
              <w:rPr>
                <w:sz w:val="2"/>
                <w:szCs w:val="2"/>
              </w:rPr>
            </w:pPr>
          </w:p>
        </w:tc>
        <w:tc>
          <w:tcPr>
            <w:tcW w:w="623" w:type="dxa"/>
          </w:tcPr>
          <w:p w14:paraId="259E2DFD" w14:textId="77777777" w:rsidR="002C0AF8" w:rsidRDefault="00000000">
            <w:pPr>
              <w:pStyle w:val="TableParagraph"/>
              <w:ind w:right="69"/>
            </w:pPr>
            <w:hyperlink w:anchor="_bookmark21" w:history="1">
              <w:r w:rsidR="003E36B0">
                <w:t>2.4.2</w:t>
              </w:r>
            </w:hyperlink>
          </w:p>
        </w:tc>
        <w:tc>
          <w:tcPr>
            <w:tcW w:w="6986" w:type="dxa"/>
          </w:tcPr>
          <w:p w14:paraId="4057128F" w14:textId="77777777" w:rsidR="002C0AF8" w:rsidRDefault="00000000">
            <w:pPr>
              <w:pStyle w:val="TableParagraph"/>
              <w:ind w:right="157"/>
            </w:pPr>
            <w:hyperlink w:anchor="_bookmark21" w:history="1">
              <w:r w:rsidR="003E36B0">
                <w:t>Propriétés</w:t>
              </w:r>
              <w:r w:rsidR="003E36B0">
                <w:rPr>
                  <w:spacing w:val="-2"/>
                </w:rPr>
                <w:t xml:space="preserve"> </w:t>
              </w:r>
              <w:r w:rsidR="003E36B0">
                <w:t>extra-osseuses</w:t>
              </w:r>
            </w:hyperlink>
            <w:r w:rsidR="003E36B0">
              <w:rPr>
                <w:spacing w:val="7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roofErr w:type="gramEnd"/>
            <w:r w:rsidR="003E36B0">
              <w:rPr>
                <w:spacing w:val="57"/>
              </w:rPr>
              <w:t xml:space="preserve"> </w:t>
            </w:r>
            <w:r w:rsidR="003E36B0">
              <w:t>.</w:t>
            </w:r>
          </w:p>
        </w:tc>
        <w:tc>
          <w:tcPr>
            <w:tcW w:w="428" w:type="dxa"/>
          </w:tcPr>
          <w:p w14:paraId="676FD502" w14:textId="77777777" w:rsidR="002C0AF8" w:rsidRDefault="003E36B0">
            <w:pPr>
              <w:pStyle w:val="TableParagraph"/>
              <w:ind w:right="46"/>
            </w:pPr>
            <w:r>
              <w:rPr>
                <w:w w:val="99"/>
              </w:rPr>
              <w:t>9</w:t>
            </w:r>
          </w:p>
        </w:tc>
      </w:tr>
      <w:tr w:rsidR="002C0AF8" w14:paraId="42A0EB9D" w14:textId="77777777">
        <w:trPr>
          <w:trHeight w:val="406"/>
        </w:trPr>
        <w:tc>
          <w:tcPr>
            <w:tcW w:w="437" w:type="dxa"/>
          </w:tcPr>
          <w:p w14:paraId="180C2FC7" w14:textId="77777777" w:rsidR="002C0AF8" w:rsidRDefault="00000000">
            <w:pPr>
              <w:pStyle w:val="TableParagraph"/>
              <w:ind w:left="50"/>
              <w:jc w:val="left"/>
            </w:pPr>
            <w:hyperlink w:anchor="_bookmark23" w:history="1">
              <w:r w:rsidR="003E36B0">
                <w:t>2.5</w:t>
              </w:r>
            </w:hyperlink>
          </w:p>
        </w:tc>
        <w:tc>
          <w:tcPr>
            <w:tcW w:w="623" w:type="dxa"/>
          </w:tcPr>
          <w:p w14:paraId="26919D44" w14:textId="77777777" w:rsidR="002C0AF8" w:rsidRDefault="00000000">
            <w:pPr>
              <w:pStyle w:val="TableParagraph"/>
              <w:ind w:right="58"/>
            </w:pPr>
            <w:hyperlink w:anchor="_bookmark23" w:history="1">
              <w:r w:rsidR="003E36B0">
                <w:t>Dose</w:t>
              </w:r>
            </w:hyperlink>
          </w:p>
        </w:tc>
        <w:tc>
          <w:tcPr>
            <w:tcW w:w="6986" w:type="dxa"/>
          </w:tcPr>
          <w:p w14:paraId="3B4B077B" w14:textId="77777777" w:rsidR="002C0AF8" w:rsidRDefault="003E36B0">
            <w:pPr>
              <w:pStyle w:val="TableParagraph"/>
              <w:ind w:right="157"/>
            </w:pPr>
            <w:r>
              <w:t>.</w:t>
            </w:r>
            <w:r>
              <w:rPr>
                <w:spacing w:val="3"/>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p>
        </w:tc>
        <w:tc>
          <w:tcPr>
            <w:tcW w:w="428" w:type="dxa"/>
          </w:tcPr>
          <w:p w14:paraId="486AC1FD" w14:textId="77777777" w:rsidR="002C0AF8" w:rsidRDefault="003E36B0">
            <w:pPr>
              <w:pStyle w:val="TableParagraph"/>
              <w:ind w:right="46"/>
            </w:pPr>
            <w:r>
              <w:t>10</w:t>
            </w:r>
          </w:p>
        </w:tc>
      </w:tr>
      <w:tr w:rsidR="002C0AF8" w14:paraId="35C4EC31" w14:textId="77777777">
        <w:trPr>
          <w:trHeight w:val="406"/>
        </w:trPr>
        <w:tc>
          <w:tcPr>
            <w:tcW w:w="437" w:type="dxa"/>
          </w:tcPr>
          <w:p w14:paraId="327BC4AC" w14:textId="77777777" w:rsidR="002C0AF8" w:rsidRDefault="002C0AF8">
            <w:pPr>
              <w:pStyle w:val="TableParagraph"/>
              <w:spacing w:before="0"/>
              <w:jc w:val="left"/>
            </w:pPr>
          </w:p>
        </w:tc>
        <w:tc>
          <w:tcPr>
            <w:tcW w:w="623" w:type="dxa"/>
          </w:tcPr>
          <w:p w14:paraId="5134BDC5" w14:textId="77777777" w:rsidR="002C0AF8" w:rsidRDefault="00000000">
            <w:pPr>
              <w:pStyle w:val="TableParagraph"/>
              <w:ind w:right="69"/>
            </w:pPr>
            <w:hyperlink w:anchor="_bookmark24" w:history="1">
              <w:r w:rsidR="003E36B0">
                <w:t>2.5.1</w:t>
              </w:r>
            </w:hyperlink>
          </w:p>
        </w:tc>
        <w:tc>
          <w:tcPr>
            <w:tcW w:w="6986" w:type="dxa"/>
          </w:tcPr>
          <w:p w14:paraId="6F610CC0" w14:textId="77777777" w:rsidR="002C0AF8" w:rsidRDefault="00000000">
            <w:pPr>
              <w:pStyle w:val="TableParagraph"/>
              <w:ind w:right="157"/>
            </w:pPr>
            <w:hyperlink w:anchor="_bookmark24" w:history="1">
              <w:r w:rsidR="003E36B0">
                <w:t>Unités</w:t>
              </w:r>
            </w:hyperlink>
            <w:r w:rsidR="003E36B0">
              <w:rPr>
                <w:spacing w:val="31"/>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p>
        </w:tc>
        <w:tc>
          <w:tcPr>
            <w:tcW w:w="428" w:type="dxa"/>
          </w:tcPr>
          <w:p w14:paraId="793307F3" w14:textId="77777777" w:rsidR="002C0AF8" w:rsidRDefault="003E36B0">
            <w:pPr>
              <w:pStyle w:val="TableParagraph"/>
              <w:ind w:right="46"/>
            </w:pPr>
            <w:r>
              <w:t>10</w:t>
            </w:r>
          </w:p>
        </w:tc>
      </w:tr>
      <w:tr w:rsidR="002C0AF8" w14:paraId="52ABFAD8" w14:textId="77777777">
        <w:trPr>
          <w:trHeight w:val="406"/>
        </w:trPr>
        <w:tc>
          <w:tcPr>
            <w:tcW w:w="437" w:type="dxa"/>
          </w:tcPr>
          <w:p w14:paraId="5EA5D177" w14:textId="77777777" w:rsidR="002C0AF8" w:rsidRDefault="002C0AF8">
            <w:pPr>
              <w:pStyle w:val="TableParagraph"/>
              <w:spacing w:before="0"/>
              <w:jc w:val="left"/>
            </w:pPr>
          </w:p>
        </w:tc>
        <w:tc>
          <w:tcPr>
            <w:tcW w:w="623" w:type="dxa"/>
          </w:tcPr>
          <w:p w14:paraId="1A61AEE1" w14:textId="77777777" w:rsidR="002C0AF8" w:rsidRDefault="00000000">
            <w:pPr>
              <w:pStyle w:val="TableParagraph"/>
              <w:ind w:right="69"/>
            </w:pPr>
            <w:hyperlink w:anchor="_bookmark25" w:history="1">
              <w:r w:rsidR="003E36B0">
                <w:t>2.5.2</w:t>
              </w:r>
            </w:hyperlink>
          </w:p>
        </w:tc>
        <w:tc>
          <w:tcPr>
            <w:tcW w:w="6986" w:type="dxa"/>
          </w:tcPr>
          <w:p w14:paraId="307EAFC0" w14:textId="77777777" w:rsidR="002C0AF8" w:rsidRDefault="00000000">
            <w:pPr>
              <w:pStyle w:val="TableParagraph"/>
              <w:ind w:right="157"/>
            </w:pPr>
            <w:hyperlink w:anchor="_bookmark25" w:history="1">
              <w:r w:rsidR="003E36B0">
                <w:t>Dose</w:t>
              </w:r>
              <w:r w:rsidR="003E36B0">
                <w:rPr>
                  <w:spacing w:val="-2"/>
                </w:rPr>
                <w:t xml:space="preserve"> </w:t>
              </w:r>
              <w:r w:rsidR="003E36B0">
                <w:t>recommandée</w:t>
              </w:r>
              <w:r w:rsidR="003E36B0">
                <w:rPr>
                  <w:spacing w:val="-2"/>
                </w:rPr>
                <w:t xml:space="preserve"> </w:t>
              </w:r>
              <w:r w:rsidR="003E36B0">
                <w:t>journalière</w:t>
              </w:r>
            </w:hyperlink>
            <w:r w:rsidR="003E36B0">
              <w:rPr>
                <w:spacing w:val="54"/>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6"/>
              </w:rPr>
              <w:t xml:space="preserve"> </w:t>
            </w:r>
            <w:r w:rsidR="003E36B0">
              <w:t>.</w:t>
            </w:r>
          </w:p>
        </w:tc>
        <w:tc>
          <w:tcPr>
            <w:tcW w:w="428" w:type="dxa"/>
          </w:tcPr>
          <w:p w14:paraId="07293391" w14:textId="77777777" w:rsidR="002C0AF8" w:rsidRDefault="003E36B0">
            <w:pPr>
              <w:pStyle w:val="TableParagraph"/>
              <w:ind w:right="46"/>
            </w:pPr>
            <w:r>
              <w:t>11</w:t>
            </w:r>
          </w:p>
        </w:tc>
      </w:tr>
      <w:tr w:rsidR="002C0AF8" w14:paraId="34746B00" w14:textId="77777777">
        <w:trPr>
          <w:trHeight w:val="324"/>
        </w:trPr>
        <w:tc>
          <w:tcPr>
            <w:tcW w:w="437" w:type="dxa"/>
          </w:tcPr>
          <w:p w14:paraId="2AC32103" w14:textId="77777777" w:rsidR="002C0AF8" w:rsidRDefault="002C0AF8">
            <w:pPr>
              <w:pStyle w:val="TableParagraph"/>
              <w:spacing w:before="0"/>
              <w:jc w:val="left"/>
            </w:pPr>
          </w:p>
        </w:tc>
        <w:tc>
          <w:tcPr>
            <w:tcW w:w="623" w:type="dxa"/>
          </w:tcPr>
          <w:p w14:paraId="1AD64330" w14:textId="77777777" w:rsidR="002C0AF8" w:rsidRDefault="00000000">
            <w:pPr>
              <w:pStyle w:val="TableParagraph"/>
              <w:spacing w:line="233" w:lineRule="exact"/>
              <w:ind w:right="69"/>
            </w:pPr>
            <w:hyperlink w:anchor="_bookmark28" w:history="1">
              <w:r w:rsidR="003E36B0">
                <w:t>2.5.3</w:t>
              </w:r>
            </w:hyperlink>
          </w:p>
        </w:tc>
        <w:tc>
          <w:tcPr>
            <w:tcW w:w="6986" w:type="dxa"/>
          </w:tcPr>
          <w:p w14:paraId="28DC4CC6" w14:textId="77777777" w:rsidR="002C0AF8" w:rsidRDefault="00000000">
            <w:pPr>
              <w:pStyle w:val="TableParagraph"/>
              <w:tabs>
                <w:tab w:val="left" w:pos="4568"/>
              </w:tabs>
              <w:spacing w:line="233" w:lineRule="exact"/>
              <w:ind w:right="157"/>
            </w:pPr>
            <w:hyperlink w:anchor="_bookmark28" w:history="1">
              <w:r w:rsidR="003E36B0">
                <w:t>Réévaluation</w:t>
              </w:r>
              <w:r w:rsidR="003E36B0">
                <w:rPr>
                  <w:spacing w:val="-6"/>
                </w:rPr>
                <w:t xml:space="preserve"> </w:t>
              </w:r>
              <w:r w:rsidR="003E36B0">
                <w:t>de</w:t>
              </w:r>
              <w:r w:rsidR="003E36B0">
                <w:rPr>
                  <w:spacing w:val="-6"/>
                </w:rPr>
                <w:t xml:space="preserve"> </w:t>
              </w:r>
              <w:r w:rsidR="003E36B0">
                <w:t>la</w:t>
              </w:r>
              <w:r w:rsidR="003E36B0">
                <w:rPr>
                  <w:spacing w:val="-5"/>
                </w:rPr>
                <w:t xml:space="preserve"> </w:t>
              </w:r>
              <w:r w:rsidR="003E36B0">
                <w:t>dose</w:t>
              </w:r>
              <w:r w:rsidR="003E36B0">
                <w:rPr>
                  <w:spacing w:val="-6"/>
                </w:rPr>
                <w:t xml:space="preserve"> </w:t>
              </w:r>
              <w:r w:rsidR="003E36B0">
                <w:t>recommandée</w:t>
              </w:r>
              <w:r w:rsidR="003E36B0">
                <w:rPr>
                  <w:spacing w:val="-6"/>
                </w:rPr>
                <w:t xml:space="preserve"> </w:t>
              </w:r>
              <w:r w:rsidR="003E36B0">
                <w:t>journalière</w:t>
              </w:r>
            </w:hyperlink>
            <w:r w:rsidR="003E36B0">
              <w:tab/>
              <w:t>.</w:t>
            </w:r>
            <w:r w:rsidR="003E36B0">
              <w:rPr>
                <w:spacing w:val="4"/>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proofErr w:type="gramStart"/>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proofErr w:type="gramEnd"/>
          </w:p>
        </w:tc>
        <w:tc>
          <w:tcPr>
            <w:tcW w:w="428" w:type="dxa"/>
          </w:tcPr>
          <w:p w14:paraId="267A1495" w14:textId="77777777" w:rsidR="002C0AF8" w:rsidRDefault="003E36B0">
            <w:pPr>
              <w:pStyle w:val="TableParagraph"/>
              <w:spacing w:line="233" w:lineRule="exact"/>
              <w:ind w:right="46"/>
            </w:pPr>
            <w:r>
              <w:t>11</w:t>
            </w:r>
          </w:p>
        </w:tc>
      </w:tr>
      <w:tr w:rsidR="002C0AF8" w14:paraId="5FD1E4D9" w14:textId="77777777">
        <w:trPr>
          <w:trHeight w:val="488"/>
        </w:trPr>
        <w:tc>
          <w:tcPr>
            <w:tcW w:w="437" w:type="dxa"/>
          </w:tcPr>
          <w:p w14:paraId="7139B4CA" w14:textId="77777777" w:rsidR="002C0AF8" w:rsidRDefault="00000000">
            <w:pPr>
              <w:pStyle w:val="TableParagraph"/>
              <w:spacing w:before="154"/>
              <w:ind w:left="50"/>
              <w:jc w:val="left"/>
            </w:pPr>
            <w:hyperlink w:anchor="_bookmark31" w:history="1">
              <w:r w:rsidR="003E36B0">
                <w:t>2.6</w:t>
              </w:r>
            </w:hyperlink>
          </w:p>
        </w:tc>
        <w:tc>
          <w:tcPr>
            <w:tcW w:w="7609" w:type="dxa"/>
            <w:gridSpan w:val="2"/>
          </w:tcPr>
          <w:p w14:paraId="4DD9A8C3" w14:textId="77777777" w:rsidR="002C0AF8" w:rsidRDefault="00000000">
            <w:pPr>
              <w:pStyle w:val="TableParagraph"/>
              <w:spacing w:before="154"/>
              <w:ind w:left="114"/>
              <w:jc w:val="left"/>
            </w:pPr>
            <w:hyperlink w:anchor="_bookmark31" w:history="1">
              <w:r w:rsidR="003E36B0">
                <w:t>Utilisation</w:t>
              </w:r>
              <w:r w:rsidR="003E36B0">
                <w:rPr>
                  <w:spacing w:val="-2"/>
                </w:rPr>
                <w:t xml:space="preserve"> </w:t>
              </w:r>
              <w:r w:rsidR="003E36B0">
                <w:t>thérapeutique</w:t>
              </w:r>
            </w:hyperlink>
            <w:r w:rsidR="003E36B0">
              <w:rPr>
                <w:spacing w:val="28"/>
              </w:rPr>
              <w:t xml:space="preserve"> </w:t>
            </w:r>
            <w:r w:rsidR="003E36B0">
              <w:t>.</w:t>
            </w:r>
            <w:r w:rsidR="003E36B0">
              <w:rPr>
                <w:spacing w:val="3"/>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322C1296" w14:textId="77777777" w:rsidR="002C0AF8" w:rsidRDefault="003E36B0">
            <w:pPr>
              <w:pStyle w:val="TableParagraph"/>
              <w:spacing w:before="154"/>
              <w:ind w:right="46"/>
            </w:pPr>
            <w:r>
              <w:t>14</w:t>
            </w:r>
          </w:p>
        </w:tc>
      </w:tr>
      <w:tr w:rsidR="002C0AF8" w14:paraId="78E83631" w14:textId="77777777">
        <w:trPr>
          <w:trHeight w:val="406"/>
        </w:trPr>
        <w:tc>
          <w:tcPr>
            <w:tcW w:w="437" w:type="dxa"/>
          </w:tcPr>
          <w:p w14:paraId="1245494D" w14:textId="77777777" w:rsidR="002C0AF8" w:rsidRDefault="00000000">
            <w:pPr>
              <w:pStyle w:val="TableParagraph"/>
              <w:ind w:left="50"/>
              <w:jc w:val="left"/>
            </w:pPr>
            <w:hyperlink w:anchor="_bookmark32" w:history="1">
              <w:r w:rsidR="003E36B0">
                <w:t>2.7</w:t>
              </w:r>
            </w:hyperlink>
          </w:p>
        </w:tc>
        <w:tc>
          <w:tcPr>
            <w:tcW w:w="7609" w:type="dxa"/>
            <w:gridSpan w:val="2"/>
          </w:tcPr>
          <w:p w14:paraId="0719DB1B" w14:textId="77777777" w:rsidR="002C0AF8" w:rsidRDefault="00000000">
            <w:pPr>
              <w:pStyle w:val="TableParagraph"/>
              <w:ind w:left="114"/>
              <w:jc w:val="left"/>
            </w:pPr>
            <w:hyperlink w:anchor="_bookmark32" w:history="1">
              <w:r w:rsidR="003E36B0">
                <w:t>Toxicité</w:t>
              </w:r>
            </w:hyperlink>
            <w:r w:rsidR="003E36B0">
              <w:rPr>
                <w:spacing w:val="82"/>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
        </w:tc>
        <w:tc>
          <w:tcPr>
            <w:tcW w:w="428" w:type="dxa"/>
          </w:tcPr>
          <w:p w14:paraId="05F73CE8" w14:textId="77777777" w:rsidR="002C0AF8" w:rsidRDefault="003E36B0">
            <w:pPr>
              <w:pStyle w:val="TableParagraph"/>
              <w:ind w:right="46"/>
            </w:pPr>
            <w:r>
              <w:t>15</w:t>
            </w:r>
          </w:p>
        </w:tc>
      </w:tr>
      <w:tr w:rsidR="002C0AF8" w14:paraId="1107B20F" w14:textId="77777777">
        <w:trPr>
          <w:trHeight w:val="406"/>
        </w:trPr>
        <w:tc>
          <w:tcPr>
            <w:tcW w:w="437" w:type="dxa"/>
          </w:tcPr>
          <w:p w14:paraId="7F73F28E" w14:textId="77777777" w:rsidR="002C0AF8" w:rsidRDefault="002C0AF8">
            <w:pPr>
              <w:pStyle w:val="TableParagraph"/>
              <w:spacing w:before="0"/>
              <w:jc w:val="left"/>
            </w:pPr>
          </w:p>
        </w:tc>
        <w:tc>
          <w:tcPr>
            <w:tcW w:w="7609" w:type="dxa"/>
            <w:gridSpan w:val="2"/>
          </w:tcPr>
          <w:p w14:paraId="1E2D1C10" w14:textId="77777777" w:rsidR="002C0AF8" w:rsidRDefault="00000000">
            <w:pPr>
              <w:pStyle w:val="TableParagraph"/>
              <w:tabs>
                <w:tab w:val="left" w:pos="812"/>
              </w:tabs>
              <w:ind w:left="114"/>
              <w:jc w:val="left"/>
            </w:pPr>
            <w:hyperlink w:anchor="_bookmark33" w:history="1">
              <w:r w:rsidR="003E36B0">
                <w:t>2.7.1</w:t>
              </w:r>
              <w:r w:rsidR="003E36B0">
                <w:tab/>
                <w:t>Seuil</w:t>
              </w:r>
              <w:r w:rsidR="003E36B0">
                <w:rPr>
                  <w:spacing w:val="-2"/>
                </w:rPr>
                <w:t xml:space="preserve"> </w:t>
              </w:r>
              <w:r w:rsidR="003E36B0">
                <w:t>de</w:t>
              </w:r>
              <w:r w:rsidR="003E36B0">
                <w:rPr>
                  <w:spacing w:val="-2"/>
                </w:rPr>
                <w:t xml:space="preserve"> </w:t>
              </w:r>
              <w:r w:rsidR="003E36B0">
                <w:t>toxicité</w:t>
              </w:r>
              <w:r w:rsidR="003E36B0">
                <w:rPr>
                  <w:spacing w:val="-1"/>
                </w:rPr>
                <w:t xml:space="preserve"> </w:t>
              </w:r>
              <w:r w:rsidR="003E36B0">
                <w:t>actuel</w:t>
              </w:r>
              <w:r w:rsidR="003E36B0">
                <w:rPr>
                  <w:spacing w:val="3"/>
                </w:rPr>
                <w:t xml:space="preserve"> </w:t>
              </w:r>
            </w:hyperlink>
            <w:r w:rsidR="003E36B0">
              <w:t>.</w:t>
            </w:r>
            <w:r w:rsidR="003E36B0">
              <w:rPr>
                <w:spacing w:val="3"/>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p>
        </w:tc>
        <w:tc>
          <w:tcPr>
            <w:tcW w:w="428" w:type="dxa"/>
          </w:tcPr>
          <w:p w14:paraId="439A49A2" w14:textId="77777777" w:rsidR="002C0AF8" w:rsidRDefault="003E36B0">
            <w:pPr>
              <w:pStyle w:val="TableParagraph"/>
              <w:ind w:right="46"/>
            </w:pPr>
            <w:r>
              <w:t>15</w:t>
            </w:r>
          </w:p>
        </w:tc>
      </w:tr>
      <w:tr w:rsidR="002C0AF8" w14:paraId="078D5AD5" w14:textId="77777777">
        <w:trPr>
          <w:trHeight w:val="324"/>
        </w:trPr>
        <w:tc>
          <w:tcPr>
            <w:tcW w:w="437" w:type="dxa"/>
          </w:tcPr>
          <w:p w14:paraId="6F4693A2" w14:textId="77777777" w:rsidR="002C0AF8" w:rsidRDefault="002C0AF8">
            <w:pPr>
              <w:pStyle w:val="TableParagraph"/>
              <w:spacing w:before="0"/>
              <w:jc w:val="left"/>
            </w:pPr>
          </w:p>
        </w:tc>
        <w:tc>
          <w:tcPr>
            <w:tcW w:w="7609" w:type="dxa"/>
            <w:gridSpan w:val="2"/>
          </w:tcPr>
          <w:p w14:paraId="019A91CF" w14:textId="77777777" w:rsidR="002C0AF8" w:rsidRDefault="00000000">
            <w:pPr>
              <w:pStyle w:val="TableParagraph"/>
              <w:tabs>
                <w:tab w:val="left" w:pos="812"/>
              </w:tabs>
              <w:spacing w:line="233" w:lineRule="exact"/>
              <w:ind w:left="114"/>
              <w:jc w:val="left"/>
            </w:pPr>
            <w:hyperlink w:anchor="_bookmark34" w:history="1">
              <w:r w:rsidR="003E36B0">
                <w:t>2.7.2</w:t>
              </w:r>
              <w:r w:rsidR="003E36B0">
                <w:tab/>
                <w:t>Réévaluation</w:t>
              </w:r>
              <w:r w:rsidR="003E36B0">
                <w:rPr>
                  <w:spacing w:val="-2"/>
                </w:rPr>
                <w:t xml:space="preserve"> </w:t>
              </w:r>
              <w:r w:rsidR="003E36B0">
                <w:t>du</w:t>
              </w:r>
              <w:r w:rsidR="003E36B0">
                <w:rPr>
                  <w:spacing w:val="-2"/>
                </w:rPr>
                <w:t xml:space="preserve"> </w:t>
              </w:r>
              <w:r w:rsidR="003E36B0">
                <w:t>seuil</w:t>
              </w:r>
              <w:r w:rsidR="003E36B0">
                <w:rPr>
                  <w:spacing w:val="-2"/>
                </w:rPr>
                <w:t xml:space="preserve"> </w:t>
              </w:r>
              <w:r w:rsidR="003E36B0">
                <w:t>de</w:t>
              </w:r>
              <w:r w:rsidR="003E36B0">
                <w:rPr>
                  <w:spacing w:val="-1"/>
                </w:rPr>
                <w:t xml:space="preserve"> </w:t>
              </w:r>
              <w:r w:rsidR="003E36B0">
                <w:t>toxicité</w:t>
              </w:r>
            </w:hyperlink>
            <w:r w:rsidR="003E36B0">
              <w:rPr>
                <w:spacing w:val="8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21D871AA" w14:textId="77777777" w:rsidR="002C0AF8" w:rsidRDefault="003E36B0">
            <w:pPr>
              <w:pStyle w:val="TableParagraph"/>
              <w:spacing w:line="233" w:lineRule="exact"/>
              <w:ind w:right="46"/>
            </w:pPr>
            <w:r>
              <w:t>16</w:t>
            </w:r>
          </w:p>
        </w:tc>
      </w:tr>
    </w:tbl>
    <w:p w14:paraId="54E254B6" w14:textId="77777777" w:rsidR="002C0AF8" w:rsidRDefault="002C0AF8">
      <w:pPr>
        <w:pStyle w:val="BodyText"/>
        <w:spacing w:before="3"/>
        <w:rPr>
          <w:sz w:val="32"/>
        </w:rPr>
      </w:pPr>
    </w:p>
    <w:p w14:paraId="09D8BC93" w14:textId="77777777" w:rsidR="002C0AF8" w:rsidRDefault="00000000">
      <w:pPr>
        <w:pStyle w:val="Heading5"/>
        <w:numPr>
          <w:ilvl w:val="0"/>
          <w:numId w:val="4"/>
        </w:numPr>
        <w:tabs>
          <w:tab w:val="left" w:pos="444"/>
          <w:tab w:val="left" w:pos="445"/>
          <w:tab w:val="left" w:pos="8579"/>
        </w:tabs>
        <w:rPr>
          <w:rFonts w:ascii="Arial" w:hAnsi="Arial"/>
        </w:rPr>
      </w:pPr>
      <w:hyperlink w:anchor="_bookmark35" w:history="1">
        <w:r w:rsidR="003E36B0">
          <w:rPr>
            <w:rFonts w:ascii="Arial" w:hAnsi="Arial"/>
          </w:rPr>
          <w:t>Vitamine</w:t>
        </w:r>
        <w:r w:rsidR="003E36B0">
          <w:rPr>
            <w:rFonts w:ascii="Arial" w:hAnsi="Arial"/>
            <w:spacing w:val="-9"/>
          </w:rPr>
          <w:t xml:space="preserve"> </w:t>
        </w:r>
        <w:r w:rsidR="003E36B0">
          <w:rPr>
            <w:rFonts w:ascii="Arial" w:hAnsi="Arial"/>
          </w:rPr>
          <w:t>D</w:t>
        </w:r>
        <w:r w:rsidR="003E36B0">
          <w:rPr>
            <w:rFonts w:ascii="Arial" w:hAnsi="Arial"/>
            <w:spacing w:val="-9"/>
          </w:rPr>
          <w:t xml:space="preserve"> </w:t>
        </w:r>
        <w:r w:rsidR="003E36B0">
          <w:rPr>
            <w:rFonts w:ascii="Arial" w:hAnsi="Arial"/>
          </w:rPr>
          <w:t>et</w:t>
        </w:r>
        <w:r w:rsidR="003E36B0">
          <w:rPr>
            <w:rFonts w:ascii="Arial" w:hAnsi="Arial"/>
            <w:spacing w:val="-8"/>
          </w:rPr>
          <w:t xml:space="preserve"> </w:t>
        </w:r>
        <w:r w:rsidR="003E36B0">
          <w:rPr>
            <w:rFonts w:ascii="Arial" w:hAnsi="Arial"/>
          </w:rPr>
          <w:t>système</w:t>
        </w:r>
        <w:r w:rsidR="003E36B0">
          <w:rPr>
            <w:rFonts w:ascii="Arial" w:hAnsi="Arial"/>
            <w:spacing w:val="-9"/>
          </w:rPr>
          <w:t xml:space="preserve"> </w:t>
        </w:r>
        <w:r w:rsidR="003E36B0">
          <w:rPr>
            <w:rFonts w:ascii="Arial" w:hAnsi="Arial"/>
          </w:rPr>
          <w:t>immunitaire</w:t>
        </w:r>
      </w:hyperlink>
      <w:r w:rsidR="003E36B0">
        <w:rPr>
          <w:rFonts w:ascii="Arial" w:hAnsi="Arial"/>
        </w:rPr>
        <w:tab/>
        <w:t>18</w:t>
      </w:r>
    </w:p>
    <w:p w14:paraId="5AC70527" w14:textId="77777777" w:rsidR="002C0AF8" w:rsidRDefault="002C0AF8">
      <w:pPr>
        <w:rPr>
          <w:rFonts w:ascii="Arial" w:hAnsi="Arial"/>
        </w:rPr>
        <w:sectPr w:rsidR="002C0AF8">
          <w:pgSz w:w="11910" w:h="16840"/>
          <w:pgMar w:top="1580" w:right="1620" w:bottom="2556" w:left="1300" w:header="720" w:footer="720" w:gutter="0"/>
          <w:cols w:space="720"/>
        </w:sectPr>
      </w:pPr>
    </w:p>
    <w:sdt>
      <w:sdtPr>
        <w:id w:val="124669267"/>
        <w:docPartObj>
          <w:docPartGallery w:val="Table of Contents"/>
          <w:docPartUnique/>
        </w:docPartObj>
      </w:sdtPr>
      <w:sdtContent>
        <w:p w14:paraId="201D9A63" w14:textId="77777777" w:rsidR="002C0AF8" w:rsidRDefault="003E36B0">
          <w:pPr>
            <w:pStyle w:val="TOC2"/>
            <w:numPr>
              <w:ilvl w:val="1"/>
              <w:numId w:val="4"/>
            </w:numPr>
            <w:tabs>
              <w:tab w:val="left" w:pos="946"/>
              <w:tab w:val="left" w:pos="947"/>
              <w:tab w:val="right" w:leader="dot" w:pos="8819"/>
            </w:tabs>
            <w:spacing w:after="20"/>
            <w:ind w:hanging="503"/>
          </w:pPr>
          <w:r>
            <w:fldChar w:fldCharType="begin"/>
          </w:r>
          <w:r>
            <w:instrText xml:space="preserve">TOC \o "1-3" \h \z \u </w:instrText>
          </w:r>
          <w:r>
            <w:fldChar w:fldCharType="separate"/>
          </w:r>
          <w:hyperlink w:anchor="_bookmark36" w:history="1">
            <w:r>
              <w:t>Action</w:t>
            </w:r>
            <w:r>
              <w:rPr>
                <w:spacing w:val="-2"/>
              </w:rPr>
              <w:t xml:space="preserve"> </w:t>
            </w:r>
            <w:r>
              <w:t>de</w:t>
            </w:r>
            <w:r>
              <w:rPr>
                <w:spacing w:val="-2"/>
              </w:rPr>
              <w:t xml:space="preserve"> </w:t>
            </w:r>
            <w:r>
              <w:t>la</w:t>
            </w:r>
            <w:r>
              <w:rPr>
                <w:spacing w:val="-2"/>
              </w:rPr>
              <w:t xml:space="preserve"> </w:t>
            </w:r>
            <w:r>
              <w:t>vitamine</w:t>
            </w:r>
            <w:r>
              <w:rPr>
                <w:spacing w:val="-1"/>
              </w:rPr>
              <w:t xml:space="preserve"> </w:t>
            </w:r>
            <w:r>
              <w:t>D</w:t>
            </w:r>
            <w:r>
              <w:rPr>
                <w:spacing w:val="-2"/>
              </w:rPr>
              <w:t xml:space="preserve"> </w:t>
            </w:r>
            <w:r>
              <w:t>sur</w:t>
            </w:r>
            <w:r>
              <w:rPr>
                <w:spacing w:val="-2"/>
              </w:rPr>
              <w:t xml:space="preserve"> </w:t>
            </w:r>
            <w:r>
              <w:t>les</w:t>
            </w:r>
            <w:r>
              <w:rPr>
                <w:spacing w:val="-1"/>
              </w:rPr>
              <w:t xml:space="preserve"> </w:t>
            </w:r>
            <w:r>
              <w:t>cellules</w:t>
            </w:r>
            <w:r>
              <w:rPr>
                <w:spacing w:val="-2"/>
              </w:rPr>
              <w:t xml:space="preserve"> </w:t>
            </w:r>
            <w:r>
              <w:t>immunitaires</w:t>
            </w:r>
          </w:hyperlink>
          <w:r>
            <w:tab/>
            <w:t>18</w:t>
          </w:r>
        </w:p>
        <w:p w14:paraId="2AB88D0D" w14:textId="77777777" w:rsidR="002C0AF8" w:rsidRDefault="00000000">
          <w:pPr>
            <w:pStyle w:val="TOC2"/>
            <w:numPr>
              <w:ilvl w:val="1"/>
              <w:numId w:val="4"/>
            </w:numPr>
            <w:tabs>
              <w:tab w:val="left" w:pos="946"/>
              <w:tab w:val="left" w:pos="947"/>
              <w:tab w:val="right" w:leader="dot" w:pos="8819"/>
            </w:tabs>
            <w:spacing w:before="400"/>
            <w:ind w:hanging="503"/>
          </w:pPr>
          <w:hyperlink w:anchor="_bookmark38" w:history="1">
            <w:r w:rsidR="003E36B0">
              <w:t>Mécanisme</w:t>
            </w:r>
            <w:r w:rsidR="003E36B0">
              <w:rPr>
                <w:spacing w:val="-3"/>
              </w:rPr>
              <w:t xml:space="preserve"> </w:t>
            </w:r>
            <w:r w:rsidR="003E36B0">
              <w:t>d’action</w:t>
            </w:r>
            <w:r w:rsidR="003E36B0">
              <w:rPr>
                <w:spacing w:val="-2"/>
              </w:rPr>
              <w:t xml:space="preserve"> </w:t>
            </w:r>
            <w:r w:rsidR="003E36B0">
              <w:t>de</w:t>
            </w:r>
            <w:r w:rsidR="003E36B0">
              <w:rPr>
                <w:spacing w:val="-2"/>
              </w:rPr>
              <w:t xml:space="preserve"> </w:t>
            </w:r>
            <w:r w:rsidR="003E36B0">
              <w:t>la</w:t>
            </w:r>
            <w:r w:rsidR="003E36B0">
              <w:rPr>
                <w:spacing w:val="-3"/>
              </w:rPr>
              <w:t xml:space="preserve"> </w:t>
            </w:r>
            <w:r w:rsidR="003E36B0">
              <w:t>vitamine</w:t>
            </w:r>
            <w:r w:rsidR="003E36B0">
              <w:rPr>
                <w:spacing w:val="-2"/>
              </w:rPr>
              <w:t xml:space="preserve"> </w:t>
            </w:r>
            <w:r w:rsidR="003E36B0">
              <w:t>D</w:t>
            </w:r>
            <w:r w:rsidR="003E36B0">
              <w:rPr>
                <w:spacing w:val="-2"/>
              </w:rPr>
              <w:t xml:space="preserve"> </w:t>
            </w:r>
            <w:r w:rsidR="003E36B0">
              <w:t>sur</w:t>
            </w:r>
            <w:r w:rsidR="003E36B0">
              <w:rPr>
                <w:spacing w:val="-3"/>
              </w:rPr>
              <w:t xml:space="preserve"> </w:t>
            </w:r>
            <w:r w:rsidR="003E36B0">
              <w:t>le</w:t>
            </w:r>
            <w:r w:rsidR="003E36B0">
              <w:rPr>
                <w:spacing w:val="-2"/>
              </w:rPr>
              <w:t xml:space="preserve"> </w:t>
            </w:r>
            <w:r w:rsidR="003E36B0">
              <w:t>système</w:t>
            </w:r>
            <w:r w:rsidR="003E36B0">
              <w:rPr>
                <w:spacing w:val="-3"/>
              </w:rPr>
              <w:t xml:space="preserve"> </w:t>
            </w:r>
            <w:r w:rsidR="003E36B0">
              <w:t>immunitaire</w:t>
            </w:r>
          </w:hyperlink>
          <w:r w:rsidR="003E36B0">
            <w:tab/>
            <w:t>21</w:t>
          </w:r>
        </w:p>
        <w:p w14:paraId="0507F156" w14:textId="77777777" w:rsidR="002C0AF8" w:rsidRDefault="00000000">
          <w:pPr>
            <w:pStyle w:val="TOC3"/>
            <w:numPr>
              <w:ilvl w:val="2"/>
              <w:numId w:val="4"/>
            </w:numPr>
            <w:tabs>
              <w:tab w:val="left" w:pos="1644"/>
              <w:tab w:val="left" w:pos="1645"/>
              <w:tab w:val="right" w:leader="dot" w:pos="8819"/>
            </w:tabs>
            <w:ind w:hanging="699"/>
          </w:pPr>
          <w:hyperlink w:anchor="_bookmark39" w:history="1">
            <w:r w:rsidR="003E36B0">
              <w:t>Action</w:t>
            </w:r>
            <w:r w:rsidR="003E36B0">
              <w:rPr>
                <w:spacing w:val="-2"/>
              </w:rPr>
              <w:t xml:space="preserve"> </w:t>
            </w:r>
            <w:r w:rsidR="003E36B0">
              <w:t>paracrine</w:t>
            </w:r>
            <w:r w:rsidR="003E36B0">
              <w:rPr>
                <w:spacing w:val="-1"/>
              </w:rPr>
              <w:t xml:space="preserve"> </w:t>
            </w:r>
            <w:r w:rsidR="003E36B0">
              <w:t>et</w:t>
            </w:r>
            <w:r w:rsidR="003E36B0">
              <w:rPr>
                <w:spacing w:val="-1"/>
              </w:rPr>
              <w:t xml:space="preserve"> </w:t>
            </w:r>
            <w:r w:rsidR="003E36B0">
              <w:t>intracrine</w:t>
            </w:r>
          </w:hyperlink>
          <w:r w:rsidR="003E36B0">
            <w:tab/>
            <w:t>21</w:t>
          </w:r>
        </w:p>
        <w:p w14:paraId="1CC219E8" w14:textId="77777777" w:rsidR="002C0AF8" w:rsidRDefault="00000000">
          <w:pPr>
            <w:pStyle w:val="TOC2"/>
            <w:numPr>
              <w:ilvl w:val="1"/>
              <w:numId w:val="4"/>
            </w:numPr>
            <w:tabs>
              <w:tab w:val="left" w:pos="946"/>
              <w:tab w:val="left" w:pos="947"/>
              <w:tab w:val="right" w:leader="dot" w:pos="8819"/>
            </w:tabs>
            <w:ind w:hanging="503"/>
          </w:pPr>
          <w:hyperlink w:anchor="_bookmark40" w:history="1">
            <w:r w:rsidR="003E36B0">
              <w:t>Dose</w:t>
            </w:r>
            <w:r w:rsidR="003E36B0">
              <w:rPr>
                <w:spacing w:val="-2"/>
              </w:rPr>
              <w:t xml:space="preserve"> </w:t>
            </w:r>
            <w:r w:rsidR="003E36B0">
              <w:t>de</w:t>
            </w:r>
            <w:r w:rsidR="003E36B0">
              <w:rPr>
                <w:spacing w:val="-1"/>
              </w:rPr>
              <w:t xml:space="preserve"> </w:t>
            </w:r>
            <w:r w:rsidR="003E36B0">
              <w:t>vitamine</w:t>
            </w:r>
            <w:r w:rsidR="003E36B0">
              <w:rPr>
                <w:spacing w:val="-2"/>
              </w:rPr>
              <w:t xml:space="preserve"> </w:t>
            </w:r>
            <w:r w:rsidR="003E36B0">
              <w:t>D</w:t>
            </w:r>
            <w:r w:rsidR="003E36B0">
              <w:rPr>
                <w:spacing w:val="-1"/>
              </w:rPr>
              <w:t xml:space="preserve"> </w:t>
            </w:r>
            <w:r w:rsidR="003E36B0">
              <w:t>nécessaire</w:t>
            </w:r>
            <w:r w:rsidR="003E36B0">
              <w:rPr>
                <w:spacing w:val="-2"/>
              </w:rPr>
              <w:t xml:space="preserve"> </w:t>
            </w:r>
            <w:r w:rsidR="003E36B0">
              <w:t>à</w:t>
            </w:r>
            <w:r w:rsidR="003E36B0">
              <w:rPr>
                <w:spacing w:val="-1"/>
              </w:rPr>
              <w:t xml:space="preserve"> </w:t>
            </w:r>
            <w:r w:rsidR="003E36B0">
              <w:t>l’immunité</w:t>
            </w:r>
          </w:hyperlink>
          <w:r w:rsidR="003E36B0">
            <w:tab/>
            <w:t>21</w:t>
          </w:r>
        </w:p>
        <w:p w14:paraId="5D688C75" w14:textId="77777777" w:rsidR="002C0AF8" w:rsidRDefault="00000000">
          <w:pPr>
            <w:pStyle w:val="TOC1"/>
            <w:numPr>
              <w:ilvl w:val="0"/>
              <w:numId w:val="4"/>
            </w:numPr>
            <w:tabs>
              <w:tab w:val="left" w:pos="444"/>
              <w:tab w:val="left" w:pos="445"/>
              <w:tab w:val="right" w:pos="8819"/>
            </w:tabs>
          </w:pPr>
          <w:hyperlink w:anchor="_bookmark43" w:history="1">
            <w:r w:rsidR="003E36B0">
              <w:rPr>
                <w:w w:val="105"/>
              </w:rPr>
              <w:t>Vitamine</w:t>
            </w:r>
            <w:r w:rsidR="003E36B0">
              <w:rPr>
                <w:spacing w:val="13"/>
                <w:w w:val="105"/>
              </w:rPr>
              <w:t xml:space="preserve"> </w:t>
            </w:r>
            <w:r w:rsidR="003E36B0">
              <w:rPr>
                <w:w w:val="105"/>
              </w:rPr>
              <w:t>D</w:t>
            </w:r>
            <w:r w:rsidR="003E36B0">
              <w:rPr>
                <w:spacing w:val="14"/>
                <w:w w:val="105"/>
              </w:rPr>
              <w:t xml:space="preserve"> </w:t>
            </w:r>
            <w:r w:rsidR="003E36B0">
              <w:rPr>
                <w:w w:val="105"/>
              </w:rPr>
              <w:t>et</w:t>
            </w:r>
            <w:r w:rsidR="003E36B0">
              <w:rPr>
                <w:spacing w:val="13"/>
                <w:w w:val="105"/>
              </w:rPr>
              <w:t xml:space="preserve"> </w:t>
            </w:r>
            <w:r w:rsidR="003E36B0">
              <w:rPr>
                <w:w w:val="105"/>
              </w:rPr>
              <w:t>COVID-19</w:t>
            </w:r>
          </w:hyperlink>
          <w:r w:rsidR="003E36B0">
            <w:rPr>
              <w:w w:val="105"/>
            </w:rPr>
            <w:tab/>
            <w:t>24</w:t>
          </w:r>
        </w:p>
        <w:p w14:paraId="0EE140AB" w14:textId="77777777" w:rsidR="002C0AF8" w:rsidRDefault="00000000">
          <w:pPr>
            <w:pStyle w:val="TOC2"/>
            <w:numPr>
              <w:ilvl w:val="1"/>
              <w:numId w:val="4"/>
            </w:numPr>
            <w:tabs>
              <w:tab w:val="left" w:pos="946"/>
              <w:tab w:val="left" w:pos="947"/>
              <w:tab w:val="right" w:leader="dot" w:pos="8819"/>
            </w:tabs>
            <w:ind w:hanging="503"/>
          </w:pPr>
          <w:hyperlink w:anchor="_bookmark44" w:history="1">
            <w:r w:rsidR="003E36B0">
              <w:t>Physiopathologie</w:t>
            </w:r>
            <w:r w:rsidR="003E36B0">
              <w:rPr>
                <w:spacing w:val="-2"/>
              </w:rPr>
              <w:t xml:space="preserve"> </w:t>
            </w:r>
            <w:r w:rsidR="003E36B0">
              <w:t>de</w:t>
            </w:r>
            <w:r w:rsidR="003E36B0">
              <w:rPr>
                <w:spacing w:val="-1"/>
              </w:rPr>
              <w:t xml:space="preserve"> </w:t>
            </w:r>
            <w:r w:rsidR="003E36B0">
              <w:t>la</w:t>
            </w:r>
            <w:r w:rsidR="003E36B0">
              <w:rPr>
                <w:spacing w:val="-2"/>
              </w:rPr>
              <w:t xml:space="preserve"> </w:t>
            </w:r>
            <w:r w:rsidR="003E36B0">
              <w:t>COVID-19</w:t>
            </w:r>
          </w:hyperlink>
          <w:r w:rsidR="003E36B0">
            <w:tab/>
            <w:t>24</w:t>
          </w:r>
        </w:p>
        <w:p w14:paraId="727AA3A1" w14:textId="77777777" w:rsidR="002C0AF8" w:rsidRDefault="00000000">
          <w:pPr>
            <w:pStyle w:val="TOC2"/>
            <w:numPr>
              <w:ilvl w:val="1"/>
              <w:numId w:val="4"/>
            </w:numPr>
            <w:tabs>
              <w:tab w:val="left" w:pos="946"/>
              <w:tab w:val="left" w:pos="947"/>
              <w:tab w:val="right" w:leader="dot" w:pos="8819"/>
            </w:tabs>
            <w:ind w:hanging="503"/>
          </w:pPr>
          <w:hyperlink w:anchor="_bookmark45" w:history="1">
            <w:r w:rsidR="003E36B0">
              <w:t>Rationnel</w:t>
            </w:r>
            <w:r w:rsidR="003E36B0">
              <w:rPr>
                <w:spacing w:val="-3"/>
              </w:rPr>
              <w:t xml:space="preserve"> </w:t>
            </w:r>
            <w:r w:rsidR="003E36B0">
              <w:t>physiologique</w:t>
            </w:r>
            <w:r w:rsidR="003E36B0">
              <w:rPr>
                <w:spacing w:val="-2"/>
              </w:rPr>
              <w:t xml:space="preserve"> </w:t>
            </w:r>
            <w:r w:rsidR="003E36B0">
              <w:t>de</w:t>
            </w:r>
            <w:r w:rsidR="003E36B0">
              <w:rPr>
                <w:spacing w:val="-3"/>
              </w:rPr>
              <w:t xml:space="preserve"> </w:t>
            </w:r>
            <w:r w:rsidR="003E36B0">
              <w:t>l’usage</w:t>
            </w:r>
            <w:r w:rsidR="003E36B0">
              <w:rPr>
                <w:spacing w:val="-2"/>
              </w:rPr>
              <w:t xml:space="preserve"> </w:t>
            </w:r>
            <w:r w:rsidR="003E36B0">
              <w:t>de</w:t>
            </w:r>
            <w:r w:rsidR="003E36B0">
              <w:rPr>
                <w:spacing w:val="-3"/>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3"/>
              </w:rPr>
              <w:t xml:space="preserve"> </w:t>
            </w:r>
            <w:r w:rsidR="003E36B0">
              <w:t>dans</w:t>
            </w:r>
            <w:r w:rsidR="003E36B0">
              <w:rPr>
                <w:spacing w:val="-2"/>
              </w:rPr>
              <w:t xml:space="preserve"> </w:t>
            </w:r>
            <w:r w:rsidR="003E36B0">
              <w:t>la</w:t>
            </w:r>
            <w:r w:rsidR="003E36B0">
              <w:rPr>
                <w:spacing w:val="-3"/>
              </w:rPr>
              <w:t xml:space="preserve"> </w:t>
            </w:r>
            <w:r w:rsidR="003E36B0">
              <w:t>COVID-19</w:t>
            </w:r>
          </w:hyperlink>
          <w:r w:rsidR="003E36B0">
            <w:tab/>
            <w:t>24</w:t>
          </w:r>
        </w:p>
        <w:p w14:paraId="65E44A93" w14:textId="77777777" w:rsidR="002C0AF8" w:rsidRDefault="00000000">
          <w:pPr>
            <w:pStyle w:val="TOC2"/>
            <w:numPr>
              <w:ilvl w:val="1"/>
              <w:numId w:val="4"/>
            </w:numPr>
            <w:tabs>
              <w:tab w:val="left" w:pos="946"/>
              <w:tab w:val="left" w:pos="947"/>
              <w:tab w:val="right" w:leader="dot" w:pos="8819"/>
            </w:tabs>
            <w:spacing w:before="153"/>
            <w:ind w:hanging="503"/>
          </w:pPr>
          <w:hyperlink w:anchor="_bookmark46" w:history="1">
            <w:r w:rsidR="003E36B0">
              <w:t>Etudes</w:t>
            </w:r>
            <w:r w:rsidR="003E36B0">
              <w:rPr>
                <w:spacing w:val="-2"/>
              </w:rPr>
              <w:t xml:space="preserve"> </w:t>
            </w:r>
            <w:r w:rsidR="003E36B0">
              <w:t>pré-cliniques</w:t>
            </w:r>
          </w:hyperlink>
          <w:r w:rsidR="003E36B0">
            <w:tab/>
            <w:t>24</w:t>
          </w:r>
        </w:p>
        <w:p w14:paraId="020DE99C" w14:textId="77777777" w:rsidR="002C0AF8" w:rsidRDefault="00000000">
          <w:pPr>
            <w:pStyle w:val="TOC2"/>
            <w:numPr>
              <w:ilvl w:val="1"/>
              <w:numId w:val="4"/>
            </w:numPr>
            <w:tabs>
              <w:tab w:val="left" w:pos="946"/>
              <w:tab w:val="left" w:pos="947"/>
              <w:tab w:val="right" w:leader="dot" w:pos="8819"/>
            </w:tabs>
            <w:ind w:hanging="503"/>
          </w:pPr>
          <w:hyperlink w:anchor="_bookmark47" w:history="1">
            <w:r w:rsidR="003E36B0">
              <w:t>Etudes</w:t>
            </w:r>
            <w:r w:rsidR="003E36B0">
              <w:rPr>
                <w:spacing w:val="-2"/>
              </w:rPr>
              <w:t xml:space="preserve"> </w:t>
            </w:r>
            <w:r w:rsidR="003E36B0">
              <w:t>cliniques</w:t>
            </w:r>
          </w:hyperlink>
          <w:r w:rsidR="003E36B0">
            <w:tab/>
            <w:t>24</w:t>
          </w:r>
        </w:p>
        <w:p w14:paraId="6AC7B0FA" w14:textId="77777777" w:rsidR="002C0AF8" w:rsidRDefault="00000000">
          <w:pPr>
            <w:pStyle w:val="TOC3"/>
            <w:numPr>
              <w:ilvl w:val="2"/>
              <w:numId w:val="4"/>
            </w:numPr>
            <w:tabs>
              <w:tab w:val="left" w:pos="1644"/>
              <w:tab w:val="left" w:pos="1645"/>
              <w:tab w:val="right" w:leader="dot" w:pos="8819"/>
            </w:tabs>
            <w:ind w:hanging="699"/>
          </w:pPr>
          <w:hyperlink w:anchor="_bookmark48" w:history="1">
            <w:r w:rsidR="003E36B0">
              <w:t>Etude</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de</w:t>
            </w:r>
            <w:r w:rsidR="003E36B0">
              <w:rPr>
                <w:spacing w:val="-1"/>
              </w:rPr>
              <w:t xml:space="preserve"> </w:t>
            </w:r>
            <w:r w:rsidR="003E36B0">
              <w:t>prévention</w:t>
            </w:r>
          </w:hyperlink>
          <w:r w:rsidR="003E36B0">
            <w:tab/>
            <w:t>24</w:t>
          </w:r>
        </w:p>
        <w:p w14:paraId="09DD6694" w14:textId="77777777" w:rsidR="002C0AF8" w:rsidRDefault="00000000">
          <w:pPr>
            <w:pStyle w:val="TOC3"/>
            <w:numPr>
              <w:ilvl w:val="2"/>
              <w:numId w:val="4"/>
            </w:numPr>
            <w:tabs>
              <w:tab w:val="left" w:pos="1644"/>
              <w:tab w:val="left" w:pos="1645"/>
              <w:tab w:val="right" w:leader="dot" w:pos="8819"/>
            </w:tabs>
            <w:spacing w:before="154"/>
            <w:ind w:hanging="699"/>
          </w:pPr>
          <w:hyperlink w:anchor="_bookmark49"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curative</w:t>
            </w:r>
          </w:hyperlink>
          <w:r w:rsidR="003E36B0">
            <w:tab/>
            <w:t>24</w:t>
          </w:r>
        </w:p>
        <w:p w14:paraId="0DB4FAA2" w14:textId="77777777" w:rsidR="002C0AF8" w:rsidRDefault="00000000">
          <w:pPr>
            <w:pStyle w:val="TOC3"/>
            <w:numPr>
              <w:ilvl w:val="2"/>
              <w:numId w:val="4"/>
            </w:numPr>
            <w:tabs>
              <w:tab w:val="left" w:pos="1644"/>
              <w:tab w:val="left" w:pos="1645"/>
              <w:tab w:val="right" w:leader="dot" w:pos="8819"/>
            </w:tabs>
            <w:ind w:hanging="699"/>
          </w:pPr>
          <w:hyperlink w:anchor="_bookmark50"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réanimation</w:t>
            </w:r>
          </w:hyperlink>
          <w:r w:rsidR="003E36B0">
            <w:tab/>
            <w:t>24</w:t>
          </w:r>
        </w:p>
        <w:p w14:paraId="72FFDB89" w14:textId="77777777" w:rsidR="002C0AF8" w:rsidRDefault="00000000">
          <w:pPr>
            <w:pStyle w:val="TOC1"/>
            <w:numPr>
              <w:ilvl w:val="0"/>
              <w:numId w:val="4"/>
            </w:numPr>
            <w:tabs>
              <w:tab w:val="left" w:pos="444"/>
              <w:tab w:val="left" w:pos="445"/>
              <w:tab w:val="right" w:pos="8819"/>
            </w:tabs>
          </w:pPr>
          <w:hyperlink w:anchor="_bookmark51" w:history="1">
            <w:r w:rsidR="003E36B0">
              <w:t>Conclusion</w:t>
            </w:r>
          </w:hyperlink>
          <w:r w:rsidR="003E36B0">
            <w:tab/>
            <w:t>25</w:t>
          </w:r>
        </w:p>
        <w:p w14:paraId="5C9609EF" w14:textId="77777777" w:rsidR="002C0AF8" w:rsidRDefault="003E36B0">
          <w:r>
            <w:fldChar w:fldCharType="end"/>
          </w:r>
        </w:p>
      </w:sdtContent>
    </w:sdt>
    <w:p w14:paraId="0307F6B6" w14:textId="77777777" w:rsidR="002C0AF8" w:rsidRDefault="002C0AF8">
      <w:pPr>
        <w:sectPr w:rsidR="002C0AF8">
          <w:type w:val="continuous"/>
          <w:pgSz w:w="11910" w:h="16840"/>
          <w:pgMar w:top="1600" w:right="1620" w:bottom="2556" w:left="1300" w:header="720" w:footer="720" w:gutter="0"/>
          <w:cols w:space="720"/>
        </w:sectPr>
      </w:pPr>
    </w:p>
    <w:p w14:paraId="63905245" w14:textId="77777777" w:rsidR="002C0AF8" w:rsidRDefault="002C0AF8">
      <w:pPr>
        <w:pStyle w:val="BodyText"/>
        <w:rPr>
          <w:rFonts w:ascii="Arial"/>
          <w:b/>
          <w:sz w:val="58"/>
        </w:rPr>
      </w:pPr>
    </w:p>
    <w:p w14:paraId="32B11D14" w14:textId="77777777" w:rsidR="002C0AF8" w:rsidRDefault="002C0AF8">
      <w:pPr>
        <w:pStyle w:val="BodyText"/>
        <w:rPr>
          <w:rFonts w:ascii="Arial"/>
          <w:b/>
          <w:sz w:val="58"/>
        </w:rPr>
      </w:pPr>
    </w:p>
    <w:p w14:paraId="4FB543FC" w14:textId="77777777" w:rsidR="002C0AF8" w:rsidRDefault="002C0AF8">
      <w:pPr>
        <w:pStyle w:val="BodyText"/>
        <w:spacing w:before="5"/>
        <w:rPr>
          <w:rFonts w:ascii="Arial"/>
          <w:b/>
          <w:sz w:val="49"/>
        </w:rPr>
      </w:pPr>
    </w:p>
    <w:p w14:paraId="77FDEB77" w14:textId="77777777" w:rsidR="002C0AF8" w:rsidRDefault="003E36B0">
      <w:pPr>
        <w:spacing w:before="1"/>
        <w:ind w:left="117"/>
        <w:rPr>
          <w:rFonts w:ascii="Arial"/>
          <w:b/>
          <w:sz w:val="41"/>
        </w:rPr>
      </w:pPr>
      <w:bookmarkStart w:id="1" w:name="Liste_des_figures"/>
      <w:bookmarkStart w:id="2" w:name="_bookmark0"/>
      <w:bookmarkEnd w:id="1"/>
      <w:bookmarkEnd w:id="2"/>
      <w:r>
        <w:rPr>
          <w:rFonts w:ascii="Arial"/>
          <w:b/>
          <w:w w:val="90"/>
          <w:sz w:val="41"/>
        </w:rPr>
        <w:t>Liste</w:t>
      </w:r>
      <w:r>
        <w:rPr>
          <w:rFonts w:ascii="Arial"/>
          <w:b/>
          <w:spacing w:val="62"/>
          <w:w w:val="90"/>
          <w:sz w:val="41"/>
        </w:rPr>
        <w:t xml:space="preserve"> </w:t>
      </w:r>
      <w:r>
        <w:rPr>
          <w:rFonts w:ascii="Arial"/>
          <w:b/>
          <w:w w:val="90"/>
          <w:sz w:val="41"/>
        </w:rPr>
        <w:t>des</w:t>
      </w:r>
      <w:r>
        <w:rPr>
          <w:rFonts w:ascii="Arial"/>
          <w:b/>
          <w:spacing w:val="63"/>
          <w:w w:val="90"/>
          <w:sz w:val="41"/>
        </w:rPr>
        <w:t xml:space="preserve"> </w:t>
      </w:r>
      <w:r>
        <w:rPr>
          <w:rFonts w:ascii="Arial"/>
          <w:b/>
          <w:w w:val="90"/>
          <w:sz w:val="41"/>
        </w:rPr>
        <w:t>figures</w:t>
      </w:r>
    </w:p>
    <w:p w14:paraId="633F3B06" w14:textId="77777777" w:rsidR="002C0AF8" w:rsidRDefault="002C0AF8">
      <w:pPr>
        <w:pStyle w:val="BodyText"/>
        <w:spacing w:before="10"/>
        <w:rPr>
          <w:rFonts w:ascii="Arial"/>
          <w:b/>
          <w:sz w:val="70"/>
        </w:rPr>
      </w:pPr>
    </w:p>
    <w:p w14:paraId="0BC84CB2" w14:textId="77777777" w:rsidR="002C0AF8" w:rsidRDefault="00000000">
      <w:pPr>
        <w:pStyle w:val="ListParagraph"/>
        <w:numPr>
          <w:ilvl w:val="1"/>
          <w:numId w:val="3"/>
        </w:numPr>
        <w:tabs>
          <w:tab w:val="left" w:pos="946"/>
          <w:tab w:val="left" w:pos="947"/>
          <w:tab w:val="left" w:pos="8710"/>
        </w:tabs>
        <w:ind w:hanging="503"/>
      </w:pPr>
      <w:hyperlink w:anchor="_bookmark11" w:history="1">
        <w:r w:rsidR="003E36B0">
          <w:t>Structure</w:t>
        </w:r>
        <w:r w:rsidR="003E36B0">
          <w:rPr>
            <w:spacing w:val="-5"/>
          </w:rPr>
          <w:t xml:space="preserve"> </w:t>
        </w:r>
        <w:r w:rsidR="003E36B0">
          <w:t>chimique</w:t>
        </w:r>
        <w:r w:rsidR="003E36B0">
          <w:rPr>
            <w:spacing w:val="-5"/>
          </w:rPr>
          <w:t xml:space="preserve"> </w:t>
        </w:r>
        <w:r w:rsidR="003E36B0">
          <w:t>de</w:t>
        </w:r>
        <w:r w:rsidR="003E36B0">
          <w:rPr>
            <w:spacing w:val="-5"/>
          </w:rPr>
          <w:t xml:space="preserve"> </w:t>
        </w:r>
        <w:r w:rsidR="003E36B0">
          <w:t>la</w:t>
        </w:r>
        <w:r w:rsidR="003E36B0">
          <w:rPr>
            <w:spacing w:val="-4"/>
          </w:rPr>
          <w:t xml:space="preserve"> </w:t>
        </w:r>
        <w:r w:rsidR="003E36B0">
          <w:t>vitamine</w:t>
        </w:r>
        <w:r w:rsidR="003E36B0">
          <w:rPr>
            <w:spacing w:val="-5"/>
          </w:rPr>
          <w:t xml:space="preserve"> </w:t>
        </w:r>
        <w:r w:rsidR="003E36B0">
          <w:t>D3</w:t>
        </w:r>
        <w:r w:rsidR="003E36B0">
          <w:rPr>
            <w:spacing w:val="-5"/>
          </w:rPr>
          <w:t xml:space="preserve"> </w:t>
        </w:r>
        <w:r w:rsidR="003E36B0">
          <w:t>ou</w:t>
        </w:r>
        <w:r w:rsidR="003E36B0">
          <w:rPr>
            <w:spacing w:val="-5"/>
          </w:rPr>
          <w:t xml:space="preserve"> </w:t>
        </w:r>
        <w:r w:rsidR="003E36B0">
          <w:t>cholécalciférol.</w:t>
        </w:r>
        <w:r w:rsidR="003E36B0">
          <w:rPr>
            <w:spacing w:val="-4"/>
          </w:rPr>
          <w:t xml:space="preserve"> </w:t>
        </w:r>
        <w:r w:rsidR="003E36B0">
          <w:t>Source</w:t>
        </w:r>
        <w:r w:rsidR="003E36B0">
          <w:rPr>
            <w:spacing w:val="-5"/>
          </w:rPr>
          <w:t xml:space="preserve"> </w:t>
        </w:r>
        <w:r w:rsidR="003E36B0">
          <w:t>:</w:t>
        </w:r>
        <w:r w:rsidR="003E36B0">
          <w:rPr>
            <w:spacing w:val="-5"/>
          </w:rPr>
          <w:t xml:space="preserve"> </w:t>
        </w:r>
        <w:r w:rsidR="003E36B0">
          <w:t>Wikipédia</w:t>
        </w:r>
      </w:hyperlink>
      <w:r w:rsidR="003E36B0">
        <w:rPr>
          <w:spacing w:val="29"/>
        </w:rPr>
        <w:t xml:space="preserve"> </w:t>
      </w:r>
      <w:proofErr w:type="gramStart"/>
      <w:r w:rsidR="003E36B0">
        <w:t>.</w:t>
      </w:r>
      <w:r w:rsidR="003E36B0">
        <w:rPr>
          <w:spacing w:val="50"/>
        </w:rPr>
        <w:t xml:space="preserve"> </w:t>
      </w:r>
      <w:r w:rsidR="003E36B0">
        <w:t>.</w:t>
      </w:r>
      <w:r w:rsidR="003E36B0">
        <w:rPr>
          <w:spacing w:val="50"/>
        </w:rPr>
        <w:t xml:space="preserve"> </w:t>
      </w:r>
      <w:r w:rsidR="003E36B0">
        <w:t>.</w:t>
      </w:r>
      <w:r w:rsidR="003E36B0">
        <w:rPr>
          <w:spacing w:val="50"/>
        </w:rPr>
        <w:t xml:space="preserve"> </w:t>
      </w:r>
      <w:r w:rsidR="003E36B0">
        <w:t>.</w:t>
      </w:r>
      <w:proofErr w:type="gramEnd"/>
      <w:r w:rsidR="003E36B0">
        <w:tab/>
        <w:t>3</w:t>
      </w:r>
    </w:p>
    <w:p w14:paraId="1E32F147" w14:textId="77777777" w:rsidR="002C0AF8" w:rsidRDefault="00000000">
      <w:pPr>
        <w:pStyle w:val="ListParagraph"/>
        <w:numPr>
          <w:ilvl w:val="1"/>
          <w:numId w:val="3"/>
        </w:numPr>
        <w:tabs>
          <w:tab w:val="left" w:pos="946"/>
          <w:tab w:val="left" w:pos="947"/>
          <w:tab w:val="left" w:pos="8710"/>
        </w:tabs>
        <w:spacing w:before="153"/>
        <w:ind w:hanging="503"/>
      </w:pPr>
      <w:hyperlink w:anchor="_bookmark13" w:history="1">
        <w:r w:rsidR="003E36B0">
          <w:t>Métabolisme</w:t>
        </w:r>
        <w:r w:rsidR="003E36B0">
          <w:rPr>
            <w:spacing w:val="-3"/>
          </w:rPr>
          <w:t xml:space="preserve"> </w:t>
        </w:r>
        <w:r w:rsidR="003E36B0">
          <w:t>de</w:t>
        </w:r>
        <w:r w:rsidR="003E36B0">
          <w:rPr>
            <w:spacing w:val="-2"/>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2"/>
          </w:rPr>
          <w:t xml:space="preserve"> </w:t>
        </w:r>
        <w:r w:rsidR="003E36B0">
          <w:t>Norman</w:t>
        </w:r>
        <w:r w:rsidR="003E36B0">
          <w:rPr>
            <w:spacing w:val="-2"/>
          </w:rPr>
          <w:t xml:space="preserve"> </w:t>
        </w:r>
        <w:r w:rsidR="003E36B0">
          <w:t>(2008)</w:t>
        </w:r>
      </w:hyperlink>
      <w:r w:rsidR="003E36B0">
        <w:rPr>
          <w:spacing w:val="100"/>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proofErr w:type="gramEnd"/>
      <w:r w:rsidR="003E36B0">
        <w:tab/>
        <w:t>4</w:t>
      </w:r>
    </w:p>
    <w:p w14:paraId="235EF581" w14:textId="77777777" w:rsidR="002C0AF8" w:rsidRDefault="00000000">
      <w:pPr>
        <w:pStyle w:val="ListParagraph"/>
        <w:numPr>
          <w:ilvl w:val="1"/>
          <w:numId w:val="3"/>
        </w:numPr>
        <w:tabs>
          <w:tab w:val="left" w:pos="946"/>
          <w:tab w:val="left" w:pos="947"/>
          <w:tab w:val="left" w:pos="8710"/>
        </w:tabs>
        <w:spacing w:before="154"/>
        <w:ind w:hanging="503"/>
      </w:pPr>
      <w:hyperlink w:anchor="_bookmark16" w:history="1">
        <w:r w:rsidR="003E36B0">
          <w:rPr>
            <w:b/>
          </w:rPr>
          <w:t>Métabolisme</w:t>
        </w:r>
        <w:r w:rsidR="003E36B0">
          <w:rPr>
            <w:b/>
            <w:spacing w:val="-2"/>
          </w:rPr>
          <w:t xml:space="preserve"> </w:t>
        </w:r>
        <w:r w:rsidR="003E36B0">
          <w:rPr>
            <w:b/>
          </w:rPr>
          <w:t>et</w:t>
        </w:r>
        <w:r w:rsidR="003E36B0">
          <w:rPr>
            <w:b/>
            <w:spacing w:val="-2"/>
          </w:rPr>
          <w:t xml:space="preserve"> </w:t>
        </w:r>
        <w:r w:rsidR="003E36B0">
          <w:rPr>
            <w:b/>
          </w:rPr>
          <w:t>régulation</w:t>
        </w:r>
        <w:r w:rsidR="003E36B0">
          <w:rPr>
            <w:b/>
            <w:spacing w:val="-2"/>
          </w:rPr>
          <w:t xml:space="preserve"> </w:t>
        </w:r>
        <w:r w:rsidR="003E36B0">
          <w:rPr>
            <w:b/>
          </w:rPr>
          <w:t>de</w:t>
        </w:r>
        <w:r w:rsidR="003E36B0">
          <w:rPr>
            <w:b/>
            <w:spacing w:val="-2"/>
          </w:rPr>
          <w:t xml:space="preserve"> </w:t>
        </w:r>
        <w:r w:rsidR="003E36B0">
          <w:rPr>
            <w:b/>
          </w:rPr>
          <w:t>la</w:t>
        </w:r>
        <w:r w:rsidR="003E36B0">
          <w:rPr>
            <w:b/>
            <w:spacing w:val="-2"/>
          </w:rPr>
          <w:t xml:space="preserve"> </w:t>
        </w:r>
        <w:r w:rsidR="003E36B0">
          <w:rPr>
            <w:b/>
          </w:rPr>
          <w:t>vitamine</w:t>
        </w:r>
        <w:r w:rsidR="003E36B0">
          <w:rPr>
            <w:b/>
            <w:spacing w:val="-2"/>
          </w:rPr>
          <w:t xml:space="preserve"> </w:t>
        </w:r>
        <w:r w:rsidR="003E36B0">
          <w:rPr>
            <w:b/>
          </w:rPr>
          <w:t>D.</w:t>
        </w:r>
      </w:hyperlink>
      <w:r w:rsidR="003E36B0">
        <w:rPr>
          <w:b/>
        </w:rPr>
        <w:t xml:space="preserve">  </w:t>
      </w:r>
      <w:r w:rsidR="003E36B0">
        <w:rPr>
          <w:b/>
          <w:spacing w:val="25"/>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proofErr w:type="gramEnd"/>
      <w:r w:rsidR="003E36B0">
        <w:tab/>
        <w:t>5</w:t>
      </w:r>
    </w:p>
    <w:p w14:paraId="0CFD1EFF" w14:textId="77777777" w:rsidR="002C0AF8" w:rsidRDefault="00000000">
      <w:pPr>
        <w:pStyle w:val="Heading5"/>
        <w:numPr>
          <w:ilvl w:val="1"/>
          <w:numId w:val="3"/>
        </w:numPr>
        <w:tabs>
          <w:tab w:val="left" w:pos="946"/>
          <w:tab w:val="left" w:pos="947"/>
          <w:tab w:val="left" w:pos="8710"/>
        </w:tabs>
        <w:spacing w:before="153"/>
        <w:ind w:hanging="503"/>
        <w:rPr>
          <w:b w:val="0"/>
        </w:rPr>
      </w:pPr>
      <w:hyperlink w:anchor="_bookmark17" w:history="1">
        <w:r w:rsidR="003E36B0">
          <w:t>Comparaison</w:t>
        </w:r>
        <w:r w:rsidR="003E36B0">
          <w:rPr>
            <w:spacing w:val="-9"/>
          </w:rPr>
          <w:t xml:space="preserve"> </w:t>
        </w:r>
        <w:r w:rsidR="003E36B0">
          <w:t>de</w:t>
        </w:r>
        <w:r w:rsidR="003E36B0">
          <w:rPr>
            <w:spacing w:val="-9"/>
          </w:rPr>
          <w:t xml:space="preserve"> </w:t>
        </w:r>
        <w:r w:rsidR="003E36B0">
          <w:t>la</w:t>
        </w:r>
        <w:r w:rsidR="003E36B0">
          <w:rPr>
            <w:spacing w:val="-9"/>
          </w:rPr>
          <w:t xml:space="preserve"> </w:t>
        </w:r>
        <w:r w:rsidR="003E36B0">
          <w:t>structure</w:t>
        </w:r>
        <w:r w:rsidR="003E36B0">
          <w:rPr>
            <w:spacing w:val="-9"/>
          </w:rPr>
          <w:t xml:space="preserve"> </w:t>
        </w:r>
        <w:r w:rsidR="003E36B0">
          <w:t>de</w:t>
        </w:r>
        <w:r w:rsidR="003E36B0">
          <w:rPr>
            <w:spacing w:val="-9"/>
          </w:rPr>
          <w:t xml:space="preserve"> </w:t>
        </w:r>
        <w:r w:rsidR="003E36B0">
          <w:t>l’ergocalciférol</w:t>
        </w:r>
        <w:r w:rsidR="003E36B0">
          <w:rPr>
            <w:spacing w:val="-9"/>
          </w:rPr>
          <w:t xml:space="preserve"> </w:t>
        </w:r>
        <w:r w:rsidR="003E36B0">
          <w:t>par</w:t>
        </w:r>
        <w:r w:rsidR="003E36B0">
          <w:rPr>
            <w:spacing w:val="-9"/>
          </w:rPr>
          <w:t xml:space="preserve"> </w:t>
        </w:r>
        <w:r w:rsidR="003E36B0">
          <w:t>rapport</w:t>
        </w:r>
        <w:r w:rsidR="003E36B0">
          <w:rPr>
            <w:spacing w:val="-9"/>
          </w:rPr>
          <w:t xml:space="preserve"> </w:t>
        </w:r>
        <w:r w:rsidR="003E36B0">
          <w:t>au</w:t>
        </w:r>
        <w:r w:rsidR="003E36B0">
          <w:rPr>
            <w:spacing w:val="-9"/>
          </w:rPr>
          <w:t xml:space="preserve"> </w:t>
        </w:r>
        <w:r w:rsidR="003E36B0">
          <w:t>cholécalciférol.</w:t>
        </w:r>
      </w:hyperlink>
      <w:r w:rsidR="003E36B0">
        <w:tab/>
      </w:r>
      <w:r w:rsidR="003E36B0">
        <w:rPr>
          <w:b w:val="0"/>
        </w:rPr>
        <w:t>6</w:t>
      </w:r>
    </w:p>
    <w:p w14:paraId="659ADAE6" w14:textId="77777777" w:rsidR="002C0AF8" w:rsidRDefault="00000000">
      <w:pPr>
        <w:pStyle w:val="ListParagraph"/>
        <w:numPr>
          <w:ilvl w:val="1"/>
          <w:numId w:val="3"/>
        </w:numPr>
        <w:tabs>
          <w:tab w:val="left" w:pos="946"/>
          <w:tab w:val="left" w:pos="947"/>
        </w:tabs>
        <w:spacing w:before="154"/>
        <w:ind w:hanging="503"/>
      </w:pPr>
      <w:hyperlink w:anchor="_bookmark18" w:history="1">
        <w:r w:rsidR="003E36B0">
          <w:rPr>
            <w:w w:val="95"/>
          </w:rPr>
          <w:t>Evolution</w:t>
        </w:r>
        <w:r w:rsidR="003E36B0">
          <w:rPr>
            <w:spacing w:val="9"/>
            <w:w w:val="95"/>
          </w:rPr>
          <w:t xml:space="preserve"> </w:t>
        </w:r>
        <w:r w:rsidR="003E36B0">
          <w:rPr>
            <w:w w:val="95"/>
          </w:rPr>
          <w:t>de</w:t>
        </w:r>
        <w:r w:rsidR="003E36B0">
          <w:rPr>
            <w:spacing w:val="10"/>
            <w:w w:val="95"/>
          </w:rPr>
          <w:t xml:space="preserve"> </w:t>
        </w:r>
        <w:r w:rsidR="003E36B0">
          <w:rPr>
            <w:w w:val="95"/>
          </w:rPr>
          <w:t>la</w:t>
        </w:r>
        <w:r w:rsidR="003E36B0">
          <w:rPr>
            <w:spacing w:val="9"/>
            <w:w w:val="95"/>
          </w:rPr>
          <w:t xml:space="preserve"> </w:t>
        </w:r>
        <w:r w:rsidR="003E36B0">
          <w:rPr>
            <w:w w:val="95"/>
          </w:rPr>
          <w:t>concentration</w:t>
        </w:r>
        <w:r w:rsidR="003E36B0">
          <w:rPr>
            <w:spacing w:val="10"/>
            <w:w w:val="95"/>
          </w:rPr>
          <w:t xml:space="preserve"> </w:t>
        </w:r>
        <w:r w:rsidR="003E36B0">
          <w:rPr>
            <w:w w:val="95"/>
          </w:rPr>
          <w:t>en</w:t>
        </w:r>
        <w:r w:rsidR="003E36B0">
          <w:rPr>
            <w:spacing w:val="9"/>
            <w:w w:val="95"/>
          </w:rPr>
          <w:t xml:space="preserve"> </w:t>
        </w:r>
        <w:r w:rsidR="003E36B0">
          <w:rPr>
            <w:w w:val="95"/>
          </w:rPr>
          <w:t>25(OH)D</w:t>
        </w:r>
        <w:r w:rsidR="003E36B0">
          <w:rPr>
            <w:spacing w:val="10"/>
            <w:w w:val="95"/>
          </w:rPr>
          <w:t xml:space="preserve"> </w:t>
        </w:r>
        <w:r w:rsidR="003E36B0">
          <w:rPr>
            <w:w w:val="95"/>
          </w:rPr>
          <w:t>après</w:t>
        </w:r>
        <w:r w:rsidR="003E36B0">
          <w:rPr>
            <w:spacing w:val="10"/>
            <w:w w:val="95"/>
          </w:rPr>
          <w:t xml:space="preserve"> </w:t>
        </w:r>
        <w:r w:rsidR="003E36B0">
          <w:rPr>
            <w:w w:val="95"/>
          </w:rPr>
          <w:t>administration</w:t>
        </w:r>
        <w:r w:rsidR="003E36B0">
          <w:rPr>
            <w:spacing w:val="9"/>
            <w:w w:val="95"/>
          </w:rPr>
          <w:t xml:space="preserve"> </w:t>
        </w:r>
        <w:r w:rsidR="003E36B0">
          <w:rPr>
            <w:w w:val="95"/>
          </w:rPr>
          <w:t>d’une</w:t>
        </w:r>
        <w:r w:rsidR="003E36B0">
          <w:rPr>
            <w:spacing w:val="10"/>
            <w:w w:val="95"/>
          </w:rPr>
          <w:t xml:space="preserve"> </w:t>
        </w:r>
        <w:r w:rsidR="003E36B0">
          <w:rPr>
            <w:w w:val="95"/>
          </w:rPr>
          <w:t>dose</w:t>
        </w:r>
        <w:r w:rsidR="003E36B0">
          <w:rPr>
            <w:spacing w:val="9"/>
            <w:w w:val="95"/>
          </w:rPr>
          <w:t xml:space="preserve"> </w:t>
        </w:r>
        <w:r w:rsidR="003E36B0">
          <w:rPr>
            <w:w w:val="95"/>
          </w:rPr>
          <w:t>de</w:t>
        </w:r>
        <w:r w:rsidR="003E36B0">
          <w:rPr>
            <w:spacing w:val="10"/>
            <w:w w:val="95"/>
          </w:rPr>
          <w:t xml:space="preserve"> </w:t>
        </w:r>
        <w:r w:rsidR="003E36B0">
          <w:rPr>
            <w:w w:val="95"/>
          </w:rPr>
          <w:t>50</w:t>
        </w:r>
        <w:r w:rsidR="003E36B0">
          <w:rPr>
            <w:spacing w:val="9"/>
            <w:w w:val="95"/>
          </w:rPr>
          <w:t xml:space="preserve"> </w:t>
        </w:r>
        <w:r w:rsidR="003E36B0">
          <w:rPr>
            <w:w w:val="95"/>
          </w:rPr>
          <w:t>000</w:t>
        </w:r>
      </w:hyperlink>
    </w:p>
    <w:p w14:paraId="00CCA797" w14:textId="77777777" w:rsidR="002C0AF8" w:rsidRDefault="00000000">
      <w:pPr>
        <w:pStyle w:val="BodyText"/>
        <w:tabs>
          <w:tab w:val="left" w:pos="8710"/>
        </w:tabs>
        <w:spacing w:before="153"/>
        <w:ind w:left="946"/>
      </w:pPr>
      <w:hyperlink w:anchor="_bookmark18" w:history="1">
        <w:r w:rsidR="003E36B0">
          <w:t>UI</w:t>
        </w:r>
        <w:r w:rsidR="003E36B0">
          <w:rPr>
            <w:spacing w:val="-3"/>
          </w:rPr>
          <w:t xml:space="preserve"> </w:t>
        </w:r>
        <w:r w:rsidR="003E36B0">
          <w:t>de</w:t>
        </w:r>
        <w:r w:rsidR="003E36B0">
          <w:rPr>
            <w:spacing w:val="-3"/>
          </w:rPr>
          <w:t xml:space="preserve"> </w:t>
        </w:r>
        <w:r w:rsidR="003E36B0">
          <w:t>vitamine</w:t>
        </w:r>
        <w:r w:rsidR="003E36B0">
          <w:rPr>
            <w:spacing w:val="-3"/>
          </w:rPr>
          <w:t xml:space="preserve"> </w:t>
        </w:r>
        <w:r w:rsidR="003E36B0">
          <w:t>D</w:t>
        </w:r>
        <w:r w:rsidR="003E36B0">
          <w:rPr>
            <w:vertAlign w:val="subscript"/>
          </w:rPr>
          <w:t>2</w:t>
        </w:r>
        <w:r w:rsidR="003E36B0">
          <w:rPr>
            <w:spacing w:val="6"/>
          </w:rPr>
          <w:t xml:space="preserve"> </w:t>
        </w:r>
        <w:r w:rsidR="003E36B0">
          <w:t>ou</w:t>
        </w:r>
        <w:r w:rsidR="003E36B0">
          <w:rPr>
            <w:spacing w:val="-2"/>
          </w:rPr>
          <w:t xml:space="preserve"> </w:t>
        </w:r>
        <w:r w:rsidR="003E36B0">
          <w:t>D</w:t>
        </w:r>
        <w:r w:rsidR="003E36B0">
          <w:rPr>
            <w:vertAlign w:val="subscript"/>
          </w:rPr>
          <w:t>3</w:t>
        </w:r>
        <w:r w:rsidR="003E36B0">
          <w:rPr>
            <w:spacing w:val="6"/>
          </w:rPr>
          <w:t xml:space="preserve"> </w:t>
        </w:r>
        <w:r w:rsidR="003E36B0">
          <w:t>chez</w:t>
        </w:r>
        <w:r w:rsidR="003E36B0">
          <w:rPr>
            <w:spacing w:val="-3"/>
          </w:rPr>
          <w:t xml:space="preserve"> </w:t>
        </w:r>
        <w:r w:rsidR="003E36B0">
          <w:t>10</w:t>
        </w:r>
        <w:r w:rsidR="003E36B0">
          <w:rPr>
            <w:spacing w:val="-3"/>
          </w:rPr>
          <w:t xml:space="preserve"> </w:t>
        </w:r>
        <w:r w:rsidR="003E36B0">
          <w:t>patients.</w:t>
        </w:r>
        <w:r w:rsidR="003E36B0">
          <w:rPr>
            <w:spacing w:val="-3"/>
          </w:rPr>
          <w:t xml:space="preserve"> </w:t>
        </w:r>
        <w:r w:rsidR="003E36B0">
          <w:t>Armas,</w:t>
        </w:r>
        <w:r w:rsidR="003E36B0">
          <w:rPr>
            <w:spacing w:val="-2"/>
          </w:rPr>
          <w:t xml:space="preserve"> </w:t>
        </w:r>
        <w:r w:rsidR="003E36B0">
          <w:t>Hollis</w:t>
        </w:r>
        <w:r w:rsidR="003E36B0">
          <w:rPr>
            <w:spacing w:val="-3"/>
          </w:rPr>
          <w:t xml:space="preserve"> </w:t>
        </w:r>
        <w:r w:rsidR="003E36B0">
          <w:t>et</w:t>
        </w:r>
        <w:r w:rsidR="003E36B0">
          <w:rPr>
            <w:spacing w:val="-3"/>
          </w:rPr>
          <w:t xml:space="preserve"> </w:t>
        </w:r>
        <w:proofErr w:type="spellStart"/>
        <w:r w:rsidR="003E36B0">
          <w:t>Heaney</w:t>
        </w:r>
        <w:proofErr w:type="spellEnd"/>
        <w:r w:rsidR="003E36B0">
          <w:rPr>
            <w:spacing w:val="-3"/>
          </w:rPr>
          <w:t xml:space="preserve"> </w:t>
        </w:r>
        <w:r w:rsidR="003E36B0">
          <w:t>(2004)</w:t>
        </w:r>
        <w:r w:rsidR="003E36B0">
          <w:rPr>
            <w:spacing w:val="11"/>
          </w:rPr>
          <w:t xml:space="preserve"> </w:t>
        </w:r>
      </w:hyperlink>
      <w:proofErr w:type="gramStart"/>
      <w:r w:rsidR="003E36B0">
        <w:t>.</w:t>
      </w:r>
      <w:r w:rsidR="003E36B0">
        <w:rPr>
          <w:spacing w:val="54"/>
        </w:rPr>
        <w:t xml:space="preserve"> </w:t>
      </w:r>
      <w:r w:rsidR="003E36B0">
        <w:t>.</w:t>
      </w:r>
      <w:r w:rsidR="003E36B0">
        <w:rPr>
          <w:spacing w:val="54"/>
        </w:rPr>
        <w:t xml:space="preserve"> </w:t>
      </w:r>
      <w:r w:rsidR="003E36B0">
        <w:t>.</w:t>
      </w:r>
      <w:r w:rsidR="003E36B0">
        <w:rPr>
          <w:spacing w:val="54"/>
        </w:rPr>
        <w:t xml:space="preserve"> </w:t>
      </w:r>
      <w:r w:rsidR="003E36B0">
        <w:t>.</w:t>
      </w:r>
      <w:proofErr w:type="gramEnd"/>
      <w:r w:rsidR="003E36B0">
        <w:rPr>
          <w:spacing w:val="54"/>
        </w:rPr>
        <w:t xml:space="preserve"> </w:t>
      </w:r>
      <w:r w:rsidR="003E36B0">
        <w:t>.</w:t>
      </w:r>
      <w:r w:rsidR="003E36B0">
        <w:tab/>
        <w:t>7</w:t>
      </w:r>
    </w:p>
    <w:p w14:paraId="4645ECE6" w14:textId="77777777" w:rsidR="002C0AF8" w:rsidRDefault="00000000">
      <w:pPr>
        <w:pStyle w:val="ListParagraph"/>
        <w:numPr>
          <w:ilvl w:val="1"/>
          <w:numId w:val="3"/>
        </w:numPr>
        <w:tabs>
          <w:tab w:val="left" w:pos="946"/>
          <w:tab w:val="left" w:pos="947"/>
          <w:tab w:val="left" w:pos="8710"/>
        </w:tabs>
        <w:spacing w:before="154"/>
        <w:ind w:hanging="503"/>
      </w:pPr>
      <w:hyperlink w:anchor="_bookmark22" w:history="1">
        <w:r w:rsidR="003E36B0">
          <w:rPr>
            <w:b/>
          </w:rPr>
          <w:t>Effets</w:t>
        </w:r>
        <w:r w:rsidR="003E36B0">
          <w:rPr>
            <w:b/>
            <w:spacing w:val="-5"/>
          </w:rPr>
          <w:t xml:space="preserve"> </w:t>
        </w:r>
        <w:r w:rsidR="003E36B0">
          <w:rPr>
            <w:b/>
          </w:rPr>
          <w:t>classiques</w:t>
        </w:r>
        <w:r w:rsidR="003E36B0">
          <w:rPr>
            <w:b/>
            <w:spacing w:val="-4"/>
          </w:rPr>
          <w:t xml:space="preserve"> </w:t>
        </w:r>
        <w:r w:rsidR="003E36B0">
          <w:rPr>
            <w:b/>
          </w:rPr>
          <w:t>et</w:t>
        </w:r>
        <w:r w:rsidR="003E36B0">
          <w:rPr>
            <w:b/>
            <w:spacing w:val="-4"/>
          </w:rPr>
          <w:t xml:space="preserve"> </w:t>
        </w:r>
        <w:r w:rsidR="003E36B0">
          <w:rPr>
            <w:b/>
          </w:rPr>
          <w:t>extra-squelettiques</w:t>
        </w:r>
        <w:r w:rsidR="003E36B0">
          <w:rPr>
            <w:b/>
            <w:spacing w:val="-4"/>
          </w:rPr>
          <w:t xml:space="preserve"> </w:t>
        </w:r>
        <w:r w:rsidR="003E36B0">
          <w:rPr>
            <w:b/>
          </w:rPr>
          <w:t>de</w:t>
        </w:r>
        <w:r w:rsidR="003E36B0">
          <w:rPr>
            <w:b/>
            <w:spacing w:val="-4"/>
          </w:rPr>
          <w:t xml:space="preserve"> </w:t>
        </w:r>
        <w:r w:rsidR="003E36B0">
          <w:rPr>
            <w:b/>
          </w:rPr>
          <w:t>la</w:t>
        </w:r>
        <w:r w:rsidR="003E36B0">
          <w:rPr>
            <w:b/>
            <w:spacing w:val="-4"/>
          </w:rPr>
          <w:t xml:space="preserve"> </w:t>
        </w:r>
        <w:r w:rsidR="003E36B0">
          <w:rPr>
            <w:b/>
          </w:rPr>
          <w:t>vitamine</w:t>
        </w:r>
        <w:r w:rsidR="003E36B0">
          <w:rPr>
            <w:b/>
            <w:spacing w:val="-4"/>
          </w:rPr>
          <w:t xml:space="preserve"> </w:t>
        </w:r>
        <w:r w:rsidR="003E36B0">
          <w:rPr>
            <w:b/>
          </w:rPr>
          <w:t>D.</w:t>
        </w:r>
        <w:r w:rsidR="003E36B0">
          <w:rPr>
            <w:b/>
            <w:spacing w:val="-5"/>
          </w:rPr>
          <w:t xml:space="preserve"> </w:t>
        </w:r>
        <w:proofErr w:type="spellStart"/>
        <w:r w:rsidR="003E36B0">
          <w:t>Caprio</w:t>
        </w:r>
        <w:proofErr w:type="spellEnd"/>
        <w:r w:rsidR="003E36B0">
          <w:rPr>
            <w:spacing w:val="-4"/>
          </w:rPr>
          <w:t xml:space="preserve"> </w:t>
        </w:r>
        <w:r w:rsidR="003E36B0">
          <w:t>et</w:t>
        </w:r>
        <w:r w:rsidR="003E36B0">
          <w:rPr>
            <w:spacing w:val="-4"/>
          </w:rPr>
          <w:t xml:space="preserve"> </w:t>
        </w:r>
        <w:r w:rsidR="003E36B0">
          <w:t>al.</w:t>
        </w:r>
        <w:r w:rsidR="003E36B0">
          <w:rPr>
            <w:spacing w:val="-4"/>
          </w:rPr>
          <w:t xml:space="preserve"> </w:t>
        </w:r>
        <w:r w:rsidR="003E36B0">
          <w:t>(2017)</w:t>
        </w:r>
      </w:hyperlink>
      <w:r w:rsidR="003E36B0">
        <w:rPr>
          <w:spacing w:val="85"/>
        </w:rPr>
        <w:t xml:space="preserve"> </w:t>
      </w:r>
      <w:r w:rsidR="003E36B0">
        <w:t>.</w:t>
      </w:r>
      <w:r w:rsidR="003E36B0">
        <w:rPr>
          <w:spacing w:val="52"/>
        </w:rPr>
        <w:t xml:space="preserve"> </w:t>
      </w:r>
      <w:r w:rsidR="003E36B0">
        <w:t>.</w:t>
      </w:r>
      <w:r w:rsidR="003E36B0">
        <w:tab/>
        <w:t>9</w:t>
      </w:r>
    </w:p>
    <w:p w14:paraId="039E115F" w14:textId="77777777" w:rsidR="002C0AF8" w:rsidRDefault="00000000">
      <w:pPr>
        <w:pStyle w:val="ListParagraph"/>
        <w:numPr>
          <w:ilvl w:val="1"/>
          <w:numId w:val="3"/>
        </w:numPr>
        <w:tabs>
          <w:tab w:val="left" w:pos="946"/>
          <w:tab w:val="left" w:pos="947"/>
          <w:tab w:val="left" w:pos="8601"/>
        </w:tabs>
        <w:spacing w:before="153" w:line="386" w:lineRule="auto"/>
        <w:ind w:right="163"/>
      </w:pPr>
      <w:hyperlink w:anchor="_bookmark29" w:history="1">
        <w:r w:rsidR="003E36B0">
          <w:rPr>
            <w:w w:val="95"/>
          </w:rPr>
          <w:t>Hazard ratio globaux de mortalité ajustés en fonction de l’âge, dans 32 études sur l’as-</w:t>
        </w:r>
      </w:hyperlink>
      <w:r w:rsidR="003E36B0">
        <w:rPr>
          <w:spacing w:val="1"/>
          <w:w w:val="95"/>
        </w:rPr>
        <w:t xml:space="preserve"> </w:t>
      </w:r>
      <w:hyperlink w:anchor="_bookmark29" w:history="1">
        <w:r w:rsidR="003E36B0">
          <w:t>sociation entre le taux sérique de 25-hydroxyvitamine D et la mortalité toutes causes</w:t>
        </w:r>
      </w:hyperlink>
      <w:r w:rsidR="003E36B0">
        <w:rPr>
          <w:spacing w:val="1"/>
        </w:rPr>
        <w:t xml:space="preserve"> </w:t>
      </w:r>
      <w:hyperlink w:anchor="_bookmark29" w:history="1">
        <w:r w:rsidR="003E36B0">
          <w:t>confondues</w:t>
        </w:r>
        <w:r w:rsidR="003E36B0">
          <w:rPr>
            <w:spacing w:val="-6"/>
          </w:rPr>
          <w:t xml:space="preserve"> </w:t>
        </w:r>
        <w:r w:rsidR="003E36B0">
          <w:t>:</w:t>
        </w:r>
        <w:r w:rsidR="003E36B0">
          <w:rPr>
            <w:spacing w:val="-6"/>
          </w:rPr>
          <w:t xml:space="preserve"> </w:t>
        </w:r>
        <w:r w:rsidR="003E36B0">
          <w:t>1966-2013.</w:t>
        </w:r>
        <w:r w:rsidR="003E36B0">
          <w:rPr>
            <w:spacing w:val="-6"/>
          </w:rPr>
          <w:t xml:space="preserve"> </w:t>
        </w:r>
        <w:r w:rsidR="003E36B0">
          <w:t>25(OH)D</w:t>
        </w:r>
        <w:r w:rsidR="003E36B0">
          <w:rPr>
            <w:spacing w:val="-5"/>
          </w:rPr>
          <w:t xml:space="preserve"> </w:t>
        </w:r>
        <w:r w:rsidR="003E36B0">
          <w:t>=</w:t>
        </w:r>
        <w:r w:rsidR="003E36B0">
          <w:rPr>
            <w:spacing w:val="-6"/>
          </w:rPr>
          <w:t xml:space="preserve"> </w:t>
        </w:r>
        <w:r w:rsidR="003E36B0">
          <w:t>25-hydroxyvitamine</w:t>
        </w:r>
        <w:r w:rsidR="003E36B0">
          <w:rPr>
            <w:spacing w:val="-6"/>
          </w:rPr>
          <w:t xml:space="preserve"> </w:t>
        </w:r>
        <w:r w:rsidR="003E36B0">
          <w:t>D.</w:t>
        </w:r>
        <w:r w:rsidR="003E36B0">
          <w:rPr>
            <w:spacing w:val="-5"/>
          </w:rPr>
          <w:t xml:space="preserve"> </w:t>
        </w:r>
        <w:r w:rsidR="003E36B0">
          <w:t>Garland</w:t>
        </w:r>
        <w:r w:rsidR="003E36B0">
          <w:rPr>
            <w:spacing w:val="-6"/>
          </w:rPr>
          <w:t xml:space="preserve"> </w:t>
        </w:r>
        <w:r w:rsidR="003E36B0">
          <w:t>et</w:t>
        </w:r>
        <w:r w:rsidR="003E36B0">
          <w:rPr>
            <w:spacing w:val="-6"/>
          </w:rPr>
          <w:t xml:space="preserve"> </w:t>
        </w:r>
        <w:r w:rsidR="003E36B0">
          <w:t>al.</w:t>
        </w:r>
        <w:r w:rsidR="003E36B0">
          <w:rPr>
            <w:spacing w:val="-5"/>
          </w:rPr>
          <w:t xml:space="preserve"> </w:t>
        </w:r>
        <w:r w:rsidR="003E36B0">
          <w:t xml:space="preserve">(2014) </w:t>
        </w:r>
      </w:hyperlink>
      <w:r w:rsidR="003E36B0">
        <w:t>.</w:t>
      </w:r>
      <w:r w:rsidR="003E36B0">
        <w:tab/>
      </w:r>
      <w:r w:rsidR="003E36B0">
        <w:rPr>
          <w:spacing w:val="-2"/>
        </w:rPr>
        <w:t>12</w:t>
      </w:r>
    </w:p>
    <w:p w14:paraId="620D11F9"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Relation dose-réponse entre l’apport en vitamine D et le taux sérique de 25 hydroxy-</w:t>
        </w:r>
      </w:hyperlink>
      <w:r w:rsidR="003E36B0">
        <w:rPr>
          <w:spacing w:val="1"/>
        </w:rPr>
        <w:t xml:space="preserve"> </w:t>
      </w:r>
      <w:hyperlink w:anchor="_bookmark30" w:history="1">
        <w:r w:rsidR="003E36B0">
          <w:t>vitamine</w:t>
        </w:r>
        <w:r w:rsidR="003E36B0">
          <w:rPr>
            <w:spacing w:val="-9"/>
          </w:rPr>
          <w:t xml:space="preserve"> </w:t>
        </w:r>
        <w:r w:rsidR="003E36B0">
          <w:t>D.</w:t>
        </w:r>
        <w:r w:rsidR="003E36B0">
          <w:rPr>
            <w:spacing w:val="-8"/>
          </w:rPr>
          <w:t xml:space="preserve"> </w:t>
        </w:r>
        <w:proofErr w:type="spellStart"/>
        <w:r w:rsidR="003E36B0">
          <w:t>Veugelers</w:t>
        </w:r>
        <w:proofErr w:type="spellEnd"/>
        <w:r w:rsidR="003E36B0">
          <w:rPr>
            <w:spacing w:val="-8"/>
          </w:rPr>
          <w:t xml:space="preserve"> </w:t>
        </w:r>
        <w:r w:rsidR="003E36B0">
          <w:t>et</w:t>
        </w:r>
        <w:r w:rsidR="003E36B0">
          <w:rPr>
            <w:spacing w:val="-8"/>
          </w:rPr>
          <w:t xml:space="preserve"> </w:t>
        </w:r>
        <w:proofErr w:type="spellStart"/>
        <w:r w:rsidR="003E36B0">
          <w:t>Ekwaru</w:t>
        </w:r>
        <w:proofErr w:type="spellEnd"/>
        <w:r w:rsidR="003E36B0">
          <w:rPr>
            <w:spacing w:val="-8"/>
          </w:rPr>
          <w:t xml:space="preserve"> </w:t>
        </w:r>
        <w:r w:rsidR="003E36B0">
          <w:t>(2014)</w:t>
        </w:r>
      </w:hyperlink>
      <w:r w:rsidR="003E36B0">
        <w:tab/>
      </w:r>
      <w:r w:rsidR="003E36B0">
        <w:rPr>
          <w:spacing w:val="-2"/>
        </w:rPr>
        <w:t>13</w:t>
      </w:r>
    </w:p>
    <w:p w14:paraId="2A775A98"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Concentration</w:t>
        </w:r>
        <w:r w:rsidR="003E36B0">
          <w:rPr>
            <w:spacing w:val="1"/>
          </w:rPr>
          <w:t xml:space="preserve"> </w:t>
        </w:r>
        <w:r w:rsidR="003E36B0">
          <w:t>25(OH)D</w:t>
        </w:r>
        <w:r w:rsidR="003E36B0">
          <w:rPr>
            <w:spacing w:val="1"/>
          </w:rPr>
          <w:t xml:space="preserve"> </w:t>
        </w:r>
        <w:r w:rsidR="003E36B0">
          <w:t>en</w:t>
        </w:r>
        <w:r w:rsidR="003E36B0">
          <w:rPr>
            <w:spacing w:val="1"/>
          </w:rPr>
          <w:t xml:space="preserve"> </w:t>
        </w:r>
        <w:r w:rsidR="003E36B0">
          <w:t>fonction</w:t>
        </w:r>
        <w:r w:rsidR="003E36B0">
          <w:rPr>
            <w:spacing w:val="1"/>
          </w:rPr>
          <w:t xml:space="preserve"> </w:t>
        </w:r>
        <w:r w:rsidR="003E36B0">
          <w:t>de</w:t>
        </w:r>
        <w:r w:rsidR="003E36B0">
          <w:rPr>
            <w:spacing w:val="55"/>
          </w:rPr>
          <w:t xml:space="preserve"> </w:t>
        </w:r>
        <w:r w:rsidR="003E36B0">
          <w:t>la prise</w:t>
        </w:r>
        <w:r w:rsidR="003E36B0">
          <w:rPr>
            <w:spacing w:val="55"/>
          </w:rPr>
          <w:t xml:space="preserve"> </w:t>
        </w:r>
        <w:r w:rsidR="003E36B0">
          <w:t>de</w:t>
        </w:r>
        <w:r w:rsidR="003E36B0">
          <w:rPr>
            <w:spacing w:val="55"/>
          </w:rPr>
          <w:t xml:space="preserve"> </w:t>
        </w:r>
        <w:r w:rsidR="003E36B0">
          <w:t>suppléments</w:t>
        </w:r>
        <w:r w:rsidR="003E36B0">
          <w:rPr>
            <w:spacing w:val="55"/>
          </w:rPr>
          <w:t xml:space="preserve"> </w:t>
        </w:r>
        <w:r w:rsidR="003E36B0">
          <w:t>de</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30" w:history="1">
        <w:proofErr w:type="spellStart"/>
        <w:r w:rsidR="003E36B0">
          <w:t>Heaney</w:t>
        </w:r>
        <w:proofErr w:type="spellEnd"/>
        <w:r w:rsidR="003E36B0">
          <w:rPr>
            <w:spacing w:val="-5"/>
          </w:rPr>
          <w:t xml:space="preserve"> </w:t>
        </w:r>
        <w:r w:rsidR="003E36B0">
          <w:t>et</w:t>
        </w:r>
        <w:r w:rsidR="003E36B0">
          <w:rPr>
            <w:spacing w:val="-4"/>
          </w:rPr>
          <w:t xml:space="preserve"> </w:t>
        </w:r>
        <w:r w:rsidR="003E36B0">
          <w:t>al.</w:t>
        </w:r>
        <w:r w:rsidR="003E36B0">
          <w:rPr>
            <w:spacing w:val="-5"/>
          </w:rPr>
          <w:t xml:space="preserve"> </w:t>
        </w:r>
        <w:r w:rsidR="003E36B0">
          <w:t>(2015)</w:t>
        </w:r>
      </w:hyperlink>
      <w:r w:rsidR="003E36B0">
        <w:tab/>
      </w:r>
      <w:r w:rsidR="003E36B0">
        <w:rPr>
          <w:spacing w:val="-2"/>
        </w:rPr>
        <w:t>13</w:t>
      </w:r>
    </w:p>
    <w:p w14:paraId="3FDB4A97" w14:textId="77777777" w:rsidR="002C0AF8" w:rsidRDefault="00000000">
      <w:pPr>
        <w:pStyle w:val="Heading5"/>
        <w:numPr>
          <w:ilvl w:val="1"/>
          <w:numId w:val="2"/>
        </w:numPr>
        <w:tabs>
          <w:tab w:val="left" w:pos="946"/>
          <w:tab w:val="left" w:pos="947"/>
          <w:tab w:val="left" w:leader="dot" w:pos="8601"/>
        </w:tabs>
        <w:spacing w:before="194"/>
        <w:ind w:hanging="503"/>
        <w:rPr>
          <w:b w:val="0"/>
        </w:rPr>
      </w:pPr>
      <w:hyperlink w:anchor="_bookmark37" w:history="1">
        <w:r w:rsidR="003E36B0">
          <w:t>Effets</w:t>
        </w:r>
        <w:r w:rsidR="003E36B0">
          <w:rPr>
            <w:spacing w:val="-7"/>
          </w:rPr>
          <w:t xml:space="preserve"> </w:t>
        </w:r>
        <w:r w:rsidR="003E36B0">
          <w:t>immunomodulateurs</w:t>
        </w:r>
        <w:r w:rsidR="003E36B0">
          <w:rPr>
            <w:spacing w:val="-7"/>
          </w:rPr>
          <w:t xml:space="preserve"> </w:t>
        </w:r>
        <w:r w:rsidR="003E36B0">
          <w:t>du</w:t>
        </w:r>
        <w:r w:rsidR="003E36B0">
          <w:rPr>
            <w:spacing w:val="-7"/>
          </w:rPr>
          <w:t xml:space="preserve"> </w:t>
        </w:r>
        <w:r w:rsidR="003E36B0">
          <w:t>calcitriol.</w:t>
        </w:r>
      </w:hyperlink>
      <w:r w:rsidR="003E36B0">
        <w:tab/>
      </w:r>
      <w:r w:rsidR="003E36B0">
        <w:rPr>
          <w:b w:val="0"/>
        </w:rPr>
        <w:t>20</w:t>
      </w:r>
    </w:p>
    <w:p w14:paraId="5AC966BC" w14:textId="77777777" w:rsidR="002C0AF8" w:rsidRDefault="00000000">
      <w:pPr>
        <w:pStyle w:val="ListParagraph"/>
        <w:numPr>
          <w:ilvl w:val="1"/>
          <w:numId w:val="2"/>
        </w:numPr>
        <w:tabs>
          <w:tab w:val="left" w:pos="946"/>
          <w:tab w:val="left" w:pos="947"/>
          <w:tab w:val="left" w:leader="dot" w:pos="8601"/>
        </w:tabs>
        <w:spacing w:before="153"/>
        <w:ind w:hanging="503"/>
      </w:pPr>
      <w:hyperlink w:anchor="_bookmark41" w:history="1">
        <w:proofErr w:type="spellStart"/>
        <w:r w:rsidR="003E36B0">
          <w:t>Méchanisme</w:t>
        </w:r>
        <w:proofErr w:type="spellEnd"/>
        <w:r w:rsidR="003E36B0">
          <w:rPr>
            <w:spacing w:val="-6"/>
          </w:rPr>
          <w:t xml:space="preserve"> </w:t>
        </w:r>
        <w:r w:rsidR="003E36B0">
          <w:t>d’action</w:t>
        </w:r>
        <w:r w:rsidR="003E36B0">
          <w:rPr>
            <w:spacing w:val="-6"/>
          </w:rPr>
          <w:t xml:space="preserve"> </w:t>
        </w:r>
        <w:r w:rsidR="003E36B0">
          <w:t>de</w:t>
        </w:r>
        <w:r w:rsidR="003E36B0">
          <w:rPr>
            <w:spacing w:val="-6"/>
          </w:rPr>
          <w:t xml:space="preserve"> </w:t>
        </w:r>
        <w:r w:rsidR="003E36B0">
          <w:t>l’induction</w:t>
        </w:r>
        <w:r w:rsidR="003E36B0">
          <w:rPr>
            <w:spacing w:val="-6"/>
          </w:rPr>
          <w:t xml:space="preserve"> </w:t>
        </w:r>
        <w:r w:rsidR="003E36B0">
          <w:t>de</w:t>
        </w:r>
        <w:r w:rsidR="003E36B0">
          <w:rPr>
            <w:spacing w:val="-6"/>
          </w:rPr>
          <w:t xml:space="preserve"> </w:t>
        </w:r>
        <w:r w:rsidR="003E36B0">
          <w:t>la</w:t>
        </w:r>
        <w:r w:rsidR="003E36B0">
          <w:rPr>
            <w:spacing w:val="-6"/>
          </w:rPr>
          <w:t xml:space="preserve"> </w:t>
        </w:r>
        <w:proofErr w:type="spellStart"/>
        <w:r w:rsidR="003E36B0">
          <w:t>cathélicidine</w:t>
        </w:r>
        <w:proofErr w:type="spellEnd"/>
        <w:r w:rsidR="003E36B0">
          <w:rPr>
            <w:spacing w:val="-6"/>
          </w:rPr>
          <w:t xml:space="preserve"> </w:t>
        </w:r>
        <w:r w:rsidR="003E36B0">
          <w:t>par</w:t>
        </w:r>
        <w:r w:rsidR="003E36B0">
          <w:rPr>
            <w:spacing w:val="-5"/>
          </w:rPr>
          <w:t xml:space="preserve"> </w:t>
        </w:r>
        <w:r w:rsidR="003E36B0">
          <w:t>la</w:t>
        </w:r>
        <w:r w:rsidR="003E36B0">
          <w:rPr>
            <w:spacing w:val="-6"/>
          </w:rPr>
          <w:t xml:space="preserve"> </w:t>
        </w:r>
        <w:r w:rsidR="003E36B0">
          <w:t>vitamine</w:t>
        </w:r>
        <w:r w:rsidR="003E36B0">
          <w:rPr>
            <w:spacing w:val="-6"/>
          </w:rPr>
          <w:t xml:space="preserve"> </w:t>
        </w:r>
        <w:r w:rsidR="003E36B0">
          <w:t>D.</w:t>
        </w:r>
      </w:hyperlink>
      <w:r w:rsidR="003E36B0">
        <w:tab/>
        <w:t>22</w:t>
      </w:r>
    </w:p>
    <w:p w14:paraId="7B771901" w14:textId="77777777" w:rsidR="002C0AF8" w:rsidRDefault="00000000">
      <w:pPr>
        <w:pStyle w:val="ListParagraph"/>
        <w:numPr>
          <w:ilvl w:val="1"/>
          <w:numId w:val="2"/>
        </w:numPr>
        <w:tabs>
          <w:tab w:val="left" w:pos="946"/>
          <w:tab w:val="left" w:pos="947"/>
          <w:tab w:val="left" w:leader="dot" w:pos="8601"/>
        </w:tabs>
        <w:spacing w:before="154" w:line="386" w:lineRule="auto"/>
        <w:ind w:right="163"/>
      </w:pPr>
      <w:hyperlink w:anchor="_bookmark42" w:history="1">
        <w:r w:rsidR="003E36B0">
          <w:t>Mécanismes</w:t>
        </w:r>
        <w:r w:rsidR="003E36B0">
          <w:rPr>
            <w:spacing w:val="1"/>
          </w:rPr>
          <w:t xml:space="preserve"> </w:t>
        </w:r>
        <w:r w:rsidR="003E36B0">
          <w:t>des</w:t>
        </w:r>
        <w:r w:rsidR="003E36B0">
          <w:rPr>
            <w:spacing w:val="1"/>
          </w:rPr>
          <w:t xml:space="preserve"> </w:t>
        </w:r>
        <w:r w:rsidR="003E36B0">
          <w:t>réponses</w:t>
        </w:r>
        <w:r w:rsidR="003E36B0">
          <w:rPr>
            <w:spacing w:val="1"/>
          </w:rPr>
          <w:t xml:space="preserve"> </w:t>
        </w:r>
        <w:r w:rsidR="003E36B0">
          <w:t>immunitaires</w:t>
        </w:r>
        <w:r w:rsidR="003E36B0">
          <w:rPr>
            <w:spacing w:val="1"/>
          </w:rPr>
          <w:t xml:space="preserve"> </w:t>
        </w:r>
        <w:r w:rsidR="003E36B0">
          <w:t>innées</w:t>
        </w:r>
        <w:r w:rsidR="003E36B0">
          <w:rPr>
            <w:spacing w:val="1"/>
          </w:rPr>
          <w:t xml:space="preserve"> </w:t>
        </w:r>
        <w:r w:rsidR="003E36B0">
          <w:t>et</w:t>
        </w:r>
        <w:r w:rsidR="003E36B0">
          <w:rPr>
            <w:spacing w:val="55"/>
          </w:rPr>
          <w:t xml:space="preserve"> </w:t>
        </w:r>
        <w:r w:rsidR="003E36B0">
          <w:t>adaptatives</w:t>
        </w:r>
        <w:r w:rsidR="003E36B0">
          <w:rPr>
            <w:spacing w:val="55"/>
          </w:rPr>
          <w:t xml:space="preserve"> </w:t>
        </w:r>
        <w:r w:rsidR="003E36B0">
          <w:t>à</w:t>
        </w:r>
        <w:r w:rsidR="003E36B0">
          <w:rPr>
            <w:spacing w:val="55"/>
          </w:rPr>
          <w:t xml:space="preserve"> </w:t>
        </w:r>
        <w:r w:rsidR="003E36B0">
          <w:t>la</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42" w:history="1">
        <w:proofErr w:type="spellStart"/>
        <w:r w:rsidR="003E36B0">
          <w:t>Hewison</w:t>
        </w:r>
        <w:proofErr w:type="spellEnd"/>
        <w:r w:rsidR="003E36B0">
          <w:rPr>
            <w:spacing w:val="-7"/>
          </w:rPr>
          <w:t xml:space="preserve"> </w:t>
        </w:r>
        <w:r w:rsidR="003E36B0">
          <w:t>(2012)</w:t>
        </w:r>
      </w:hyperlink>
      <w:r w:rsidR="003E36B0">
        <w:tab/>
      </w:r>
      <w:r w:rsidR="003E36B0">
        <w:rPr>
          <w:spacing w:val="-2"/>
        </w:rPr>
        <w:t>23</w:t>
      </w:r>
    </w:p>
    <w:p w14:paraId="23072BFC" w14:textId="77777777" w:rsidR="002C0AF8" w:rsidRDefault="002C0AF8">
      <w:pPr>
        <w:spacing w:line="386" w:lineRule="auto"/>
        <w:sectPr w:rsidR="002C0AF8">
          <w:pgSz w:w="11910" w:h="16840"/>
          <w:pgMar w:top="1580" w:right="1620" w:bottom="280" w:left="1300" w:header="720" w:footer="720" w:gutter="0"/>
          <w:cols w:space="720"/>
        </w:sectPr>
      </w:pPr>
    </w:p>
    <w:p w14:paraId="652F1652" w14:textId="77777777" w:rsidR="002C0AF8" w:rsidRDefault="002C0AF8">
      <w:pPr>
        <w:pStyle w:val="BodyText"/>
        <w:rPr>
          <w:sz w:val="20"/>
        </w:rPr>
      </w:pPr>
    </w:p>
    <w:p w14:paraId="5A783555" w14:textId="77777777" w:rsidR="002C0AF8" w:rsidRDefault="002C0AF8">
      <w:pPr>
        <w:pStyle w:val="BodyText"/>
        <w:rPr>
          <w:sz w:val="20"/>
        </w:rPr>
      </w:pPr>
    </w:p>
    <w:p w14:paraId="50A2ED26" w14:textId="77777777" w:rsidR="002C0AF8" w:rsidRDefault="002C0AF8">
      <w:pPr>
        <w:pStyle w:val="BodyText"/>
        <w:rPr>
          <w:sz w:val="20"/>
        </w:rPr>
      </w:pPr>
    </w:p>
    <w:p w14:paraId="15709A88" w14:textId="77777777" w:rsidR="002C0AF8" w:rsidRDefault="002C0AF8">
      <w:pPr>
        <w:pStyle w:val="BodyText"/>
        <w:rPr>
          <w:sz w:val="20"/>
        </w:rPr>
      </w:pPr>
    </w:p>
    <w:p w14:paraId="1BE51113" w14:textId="77777777" w:rsidR="002C0AF8" w:rsidRDefault="002C0AF8">
      <w:pPr>
        <w:pStyle w:val="BodyText"/>
        <w:rPr>
          <w:sz w:val="20"/>
        </w:rPr>
      </w:pPr>
    </w:p>
    <w:p w14:paraId="3DCCCC2F" w14:textId="77777777" w:rsidR="002C0AF8" w:rsidRDefault="002C0AF8">
      <w:pPr>
        <w:pStyle w:val="BodyText"/>
        <w:rPr>
          <w:sz w:val="20"/>
        </w:rPr>
      </w:pPr>
    </w:p>
    <w:p w14:paraId="74C20F72" w14:textId="77777777" w:rsidR="002C0AF8" w:rsidRDefault="002C0AF8">
      <w:pPr>
        <w:pStyle w:val="BodyText"/>
        <w:spacing w:before="5"/>
        <w:rPr>
          <w:sz w:val="29"/>
        </w:rPr>
      </w:pPr>
    </w:p>
    <w:p w14:paraId="53D78997" w14:textId="77777777" w:rsidR="002C0AF8" w:rsidRDefault="003E36B0">
      <w:pPr>
        <w:spacing w:before="184"/>
        <w:ind w:left="117"/>
        <w:rPr>
          <w:rFonts w:ascii="Arial"/>
          <w:b/>
          <w:sz w:val="41"/>
        </w:rPr>
      </w:pPr>
      <w:bookmarkStart w:id="3" w:name="Liste_des_tables"/>
      <w:bookmarkStart w:id="4" w:name="_bookmark1"/>
      <w:bookmarkEnd w:id="3"/>
      <w:bookmarkEnd w:id="4"/>
      <w:r>
        <w:rPr>
          <w:rFonts w:ascii="Arial"/>
          <w:b/>
          <w:w w:val="95"/>
          <w:sz w:val="41"/>
        </w:rPr>
        <w:t>Liste</w:t>
      </w:r>
      <w:r>
        <w:rPr>
          <w:rFonts w:ascii="Arial"/>
          <w:b/>
          <w:spacing w:val="1"/>
          <w:w w:val="95"/>
          <w:sz w:val="41"/>
        </w:rPr>
        <w:t xml:space="preserve"> </w:t>
      </w:r>
      <w:r>
        <w:rPr>
          <w:rFonts w:ascii="Arial"/>
          <w:b/>
          <w:w w:val="95"/>
          <w:sz w:val="41"/>
        </w:rPr>
        <w:t>des</w:t>
      </w:r>
      <w:r>
        <w:rPr>
          <w:rFonts w:ascii="Arial"/>
          <w:b/>
          <w:spacing w:val="1"/>
          <w:w w:val="95"/>
          <w:sz w:val="41"/>
        </w:rPr>
        <w:t xml:space="preserve"> </w:t>
      </w:r>
      <w:r>
        <w:rPr>
          <w:rFonts w:ascii="Arial"/>
          <w:b/>
          <w:w w:val="95"/>
          <w:sz w:val="41"/>
        </w:rPr>
        <w:t>tables</w:t>
      </w:r>
    </w:p>
    <w:p w14:paraId="0EC64564" w14:textId="77777777" w:rsidR="002C0AF8" w:rsidRDefault="002C0AF8">
      <w:pPr>
        <w:rPr>
          <w:rFonts w:ascii="Arial"/>
          <w:sz w:val="41"/>
        </w:rPr>
        <w:sectPr w:rsidR="002C0AF8">
          <w:pgSz w:w="11910" w:h="16840"/>
          <w:pgMar w:top="1580" w:right="1620" w:bottom="280" w:left="1300" w:header="720" w:footer="720" w:gutter="0"/>
          <w:cols w:space="720"/>
        </w:sectPr>
      </w:pPr>
    </w:p>
    <w:p w14:paraId="6760D781" w14:textId="77777777" w:rsidR="002C0AF8" w:rsidRDefault="002C0AF8">
      <w:pPr>
        <w:pStyle w:val="BodyText"/>
        <w:rPr>
          <w:rFonts w:ascii="Arial"/>
          <w:b/>
          <w:sz w:val="20"/>
        </w:rPr>
      </w:pPr>
    </w:p>
    <w:p w14:paraId="09386953" w14:textId="77777777" w:rsidR="002C0AF8" w:rsidRDefault="002C0AF8">
      <w:pPr>
        <w:pStyle w:val="BodyText"/>
        <w:rPr>
          <w:rFonts w:ascii="Arial"/>
          <w:b/>
          <w:sz w:val="20"/>
        </w:rPr>
      </w:pPr>
    </w:p>
    <w:p w14:paraId="542D597C" w14:textId="77777777" w:rsidR="002C0AF8" w:rsidRDefault="002C0AF8">
      <w:pPr>
        <w:pStyle w:val="BodyText"/>
        <w:rPr>
          <w:rFonts w:ascii="Arial"/>
          <w:b/>
          <w:sz w:val="20"/>
        </w:rPr>
      </w:pPr>
    </w:p>
    <w:p w14:paraId="6ACEDD0F" w14:textId="77777777" w:rsidR="002C0AF8" w:rsidRDefault="002C0AF8">
      <w:pPr>
        <w:pStyle w:val="BodyText"/>
        <w:rPr>
          <w:rFonts w:ascii="Arial"/>
          <w:b/>
          <w:sz w:val="20"/>
        </w:rPr>
      </w:pPr>
    </w:p>
    <w:p w14:paraId="1D0381B0" w14:textId="77777777" w:rsidR="002C0AF8" w:rsidRDefault="002C0AF8">
      <w:pPr>
        <w:pStyle w:val="BodyText"/>
        <w:rPr>
          <w:rFonts w:ascii="Arial"/>
          <w:b/>
          <w:sz w:val="20"/>
        </w:rPr>
      </w:pPr>
    </w:p>
    <w:p w14:paraId="2A92EC85" w14:textId="77777777" w:rsidR="002C0AF8" w:rsidRDefault="002C0AF8">
      <w:pPr>
        <w:pStyle w:val="BodyText"/>
        <w:rPr>
          <w:rFonts w:ascii="Arial"/>
          <w:b/>
          <w:sz w:val="20"/>
        </w:rPr>
      </w:pPr>
    </w:p>
    <w:p w14:paraId="61886AE7" w14:textId="77777777" w:rsidR="002C0AF8" w:rsidRDefault="002C0AF8">
      <w:pPr>
        <w:pStyle w:val="BodyText"/>
        <w:spacing w:before="5"/>
        <w:rPr>
          <w:rFonts w:ascii="Arial"/>
          <w:b/>
          <w:sz w:val="29"/>
        </w:rPr>
      </w:pPr>
    </w:p>
    <w:p w14:paraId="497A0FC9" w14:textId="77777777" w:rsidR="002C0AF8" w:rsidRDefault="003E36B0">
      <w:pPr>
        <w:spacing w:before="184"/>
        <w:ind w:left="117"/>
        <w:rPr>
          <w:rFonts w:ascii="Arial"/>
          <w:b/>
          <w:sz w:val="41"/>
        </w:rPr>
      </w:pPr>
      <w:bookmarkStart w:id="5" w:name="Liste_des_acronymes"/>
      <w:bookmarkStart w:id="6" w:name="_bookmark2"/>
      <w:bookmarkEnd w:id="5"/>
      <w:bookmarkEnd w:id="6"/>
      <w:r>
        <w:rPr>
          <w:rFonts w:ascii="Arial"/>
          <w:b/>
          <w:w w:val="90"/>
          <w:sz w:val="41"/>
        </w:rPr>
        <w:t>Liste</w:t>
      </w:r>
      <w:r>
        <w:rPr>
          <w:rFonts w:ascii="Arial"/>
          <w:b/>
          <w:spacing w:val="74"/>
          <w:w w:val="90"/>
          <w:sz w:val="41"/>
        </w:rPr>
        <w:t xml:space="preserve"> </w:t>
      </w:r>
      <w:r>
        <w:rPr>
          <w:rFonts w:ascii="Arial"/>
          <w:b/>
          <w:w w:val="90"/>
          <w:sz w:val="41"/>
        </w:rPr>
        <w:t>des</w:t>
      </w:r>
      <w:r>
        <w:rPr>
          <w:rFonts w:ascii="Arial"/>
          <w:b/>
          <w:spacing w:val="75"/>
          <w:w w:val="90"/>
          <w:sz w:val="41"/>
        </w:rPr>
        <w:t xml:space="preserve"> </w:t>
      </w:r>
      <w:r>
        <w:rPr>
          <w:rFonts w:ascii="Arial"/>
          <w:b/>
          <w:w w:val="90"/>
          <w:sz w:val="41"/>
        </w:rPr>
        <w:t>acronymes</w:t>
      </w:r>
    </w:p>
    <w:p w14:paraId="6ABC7320" w14:textId="77777777" w:rsidR="002C0AF8" w:rsidRDefault="002C0AF8">
      <w:pPr>
        <w:pStyle w:val="BodyText"/>
        <w:spacing w:before="10"/>
        <w:rPr>
          <w:rFonts w:ascii="Arial"/>
          <w:b/>
          <w:sz w:val="70"/>
        </w:rPr>
      </w:pPr>
    </w:p>
    <w:p w14:paraId="5A997C0C" w14:textId="77777777" w:rsidR="002C0AF8" w:rsidRDefault="003E36B0">
      <w:pPr>
        <w:ind w:left="335"/>
      </w:pPr>
      <w:r>
        <w:rPr>
          <w:rFonts w:ascii="Arial" w:hAnsi="Arial"/>
          <w:b/>
        </w:rPr>
        <w:t>7-DHC</w:t>
      </w:r>
      <w:r>
        <w:rPr>
          <w:rFonts w:ascii="Arial" w:hAnsi="Arial"/>
          <w:b/>
          <w:spacing w:val="54"/>
        </w:rPr>
        <w:t xml:space="preserve"> </w:t>
      </w:r>
      <w:r>
        <w:t>7-déhydrocholestérol</w:t>
      </w:r>
    </w:p>
    <w:bookmarkStart w:id="7" w:name="_bookmark4"/>
    <w:bookmarkEnd w:id="7"/>
    <w:p w14:paraId="4D38C801" w14:textId="77777777" w:rsidR="002C0AF8" w:rsidRDefault="003E36B0">
      <w:pPr>
        <w:pStyle w:val="BodyText"/>
        <w:spacing w:before="231" w:line="458" w:lineRule="auto"/>
        <w:ind w:left="335" w:right="5165"/>
      </w:pPr>
      <w:r>
        <w:fldChar w:fldCharType="begin"/>
      </w:r>
      <w:r>
        <w:instrText>HYPERLINK \l "_bookmark26"</w:instrText>
      </w:r>
      <w:r>
        <w:fldChar w:fldCharType="separate"/>
      </w:r>
      <w:r>
        <w:rPr>
          <w:rFonts w:ascii="Arial" w:hAnsi="Arial"/>
          <w:b/>
        </w:rPr>
        <w:t>AJR</w:t>
      </w:r>
      <w:r>
        <w:rPr>
          <w:rFonts w:ascii="Arial" w:hAnsi="Arial"/>
          <w:b/>
        </w:rPr>
        <w:fldChar w:fldCharType="end"/>
      </w:r>
      <w:r>
        <w:rPr>
          <w:rFonts w:ascii="Arial" w:hAnsi="Arial"/>
          <w:b/>
          <w:spacing w:val="1"/>
        </w:rPr>
        <w:t xml:space="preserve"> </w:t>
      </w:r>
      <w:hyperlink w:anchor="_bookmark26" w:history="1">
        <w:r>
          <w:t>apport journalier recommandé</w:t>
        </w:r>
      </w:hyperlink>
      <w:r>
        <w:rPr>
          <w:spacing w:val="1"/>
        </w:rPr>
        <w:t xml:space="preserve"> </w:t>
      </w:r>
      <w:r>
        <w:rPr>
          <w:rFonts w:ascii="Arial" w:hAnsi="Arial"/>
          <w:b/>
        </w:rPr>
        <w:t>DBP</w:t>
      </w:r>
      <w:r>
        <w:rPr>
          <w:rFonts w:ascii="Arial" w:hAnsi="Arial"/>
          <w:b/>
          <w:spacing w:val="44"/>
        </w:rPr>
        <w:t xml:space="preserve"> </w:t>
      </w:r>
      <w:r>
        <w:t>Protéine</w:t>
      </w:r>
      <w:r>
        <w:rPr>
          <w:spacing w:val="-2"/>
        </w:rPr>
        <w:t xml:space="preserve"> </w:t>
      </w:r>
      <w:r>
        <w:t>de</w:t>
      </w:r>
      <w:r>
        <w:rPr>
          <w:spacing w:val="-2"/>
        </w:rPr>
        <w:t xml:space="preserve"> </w:t>
      </w:r>
      <w:r>
        <w:t>liaison</w:t>
      </w:r>
      <w:r>
        <w:rPr>
          <w:spacing w:val="-2"/>
        </w:rPr>
        <w:t xml:space="preserve"> </w:t>
      </w:r>
      <w:r>
        <w:t>de</w:t>
      </w:r>
      <w:r>
        <w:rPr>
          <w:spacing w:val="-2"/>
        </w:rPr>
        <w:t xml:space="preserve"> </w:t>
      </w:r>
      <w:r>
        <w:t>l’albumine</w:t>
      </w:r>
      <w:r>
        <w:rPr>
          <w:spacing w:val="-52"/>
        </w:rPr>
        <w:t xml:space="preserve"> </w:t>
      </w:r>
      <w:hyperlink w:anchor="_bookmark27" w:history="1">
        <w:bookmarkStart w:id="8" w:name="_bookmark3"/>
        <w:bookmarkEnd w:id="8"/>
        <w:r>
          <w:rPr>
            <w:rFonts w:ascii="Arial" w:hAnsi="Arial"/>
            <w:b/>
          </w:rPr>
          <w:t>IOM</w:t>
        </w:r>
      </w:hyperlink>
      <w:r>
        <w:rPr>
          <w:rFonts w:ascii="Arial" w:hAnsi="Arial"/>
          <w:b/>
          <w:spacing w:val="48"/>
        </w:rPr>
        <w:t xml:space="preserve"> </w:t>
      </w:r>
      <w:hyperlink w:anchor="_bookmark27" w:history="1">
        <w:r>
          <w:t xml:space="preserve">Institute of </w:t>
        </w:r>
        <w:proofErr w:type="spellStart"/>
        <w:r>
          <w:t>Medicine</w:t>
        </w:r>
        <w:proofErr w:type="spellEnd"/>
      </w:hyperlink>
    </w:p>
    <w:p w14:paraId="165D9A91" w14:textId="77777777" w:rsidR="002C0AF8" w:rsidRPr="008A7FB4" w:rsidRDefault="003E36B0">
      <w:pPr>
        <w:pStyle w:val="BodyText"/>
        <w:spacing w:before="1" w:line="458" w:lineRule="auto"/>
        <w:ind w:left="335" w:right="4322"/>
        <w:rPr>
          <w:lang w:val="en-US"/>
        </w:rPr>
      </w:pPr>
      <w:r w:rsidRPr="008A7FB4">
        <w:rPr>
          <w:rFonts w:ascii="Arial" w:hAnsi="Arial"/>
          <w:b/>
          <w:lang w:val="en-US"/>
        </w:rPr>
        <w:t>LOAEL</w:t>
      </w:r>
      <w:r w:rsidRPr="008A7FB4">
        <w:rPr>
          <w:rFonts w:ascii="Arial" w:hAnsi="Arial"/>
          <w:b/>
          <w:spacing w:val="1"/>
          <w:lang w:val="en-US"/>
        </w:rPr>
        <w:t xml:space="preserve"> </w:t>
      </w:r>
      <w:proofErr w:type="gramStart"/>
      <w:r w:rsidRPr="008A7FB4">
        <w:rPr>
          <w:lang w:val="en-US"/>
        </w:rPr>
        <w:t>Non Observed</w:t>
      </w:r>
      <w:proofErr w:type="gramEnd"/>
      <w:r w:rsidRPr="008A7FB4">
        <w:rPr>
          <w:lang w:val="en-US"/>
        </w:rPr>
        <w:t xml:space="preserve"> Adverse Effect Level</w:t>
      </w:r>
      <w:r w:rsidRPr="008A7FB4">
        <w:rPr>
          <w:spacing w:val="1"/>
          <w:lang w:val="en-US"/>
        </w:rPr>
        <w:t xml:space="preserve"> </w:t>
      </w:r>
      <w:r w:rsidRPr="008A7FB4">
        <w:rPr>
          <w:rFonts w:ascii="Arial" w:hAnsi="Arial"/>
          <w:b/>
          <w:lang w:val="en-US"/>
        </w:rPr>
        <w:t xml:space="preserve">NOAEL </w:t>
      </w:r>
      <w:r w:rsidRPr="008A7FB4">
        <w:rPr>
          <w:lang w:val="en-US"/>
        </w:rPr>
        <w:t>Lowest Observed Adverse Effect Level</w:t>
      </w:r>
      <w:r w:rsidRPr="008A7FB4">
        <w:rPr>
          <w:spacing w:val="-52"/>
          <w:lang w:val="en-US"/>
        </w:rPr>
        <w:t xml:space="preserve"> </w:t>
      </w:r>
      <w:r>
        <w:fldChar w:fldCharType="begin"/>
      </w:r>
      <w:r w:rsidRPr="00E17BEA">
        <w:rPr>
          <w:lang w:val="en-GB"/>
          <w:rPrChange w:id="9" w:author="Minh-Anh Huynh" w:date="2023-02-15T18:41:00Z">
            <w:rPr/>
          </w:rPrChange>
        </w:rPr>
        <w:instrText>HYPERLINK \l "_bookmark14"</w:instrText>
      </w:r>
      <w:r>
        <w:fldChar w:fldCharType="separate"/>
      </w:r>
      <w:bookmarkStart w:id="10" w:name="_bookmark5"/>
      <w:bookmarkEnd w:id="10"/>
      <w:r w:rsidRPr="008A7FB4">
        <w:rPr>
          <w:rFonts w:ascii="Arial" w:hAnsi="Arial"/>
          <w:b/>
          <w:lang w:val="en-US"/>
        </w:rPr>
        <w:t>PTH</w:t>
      </w:r>
      <w:r>
        <w:rPr>
          <w:rFonts w:ascii="Arial" w:hAnsi="Arial"/>
          <w:b/>
          <w:lang w:val="en-US"/>
        </w:rPr>
        <w:fldChar w:fldCharType="end"/>
      </w:r>
      <w:r w:rsidRPr="008A7FB4">
        <w:rPr>
          <w:rFonts w:ascii="Arial" w:hAnsi="Arial"/>
          <w:b/>
          <w:spacing w:val="48"/>
          <w:lang w:val="en-US"/>
        </w:rPr>
        <w:t xml:space="preserve"> </w:t>
      </w:r>
      <w:r>
        <w:fldChar w:fldCharType="begin"/>
      </w:r>
      <w:r w:rsidRPr="00E17BEA">
        <w:rPr>
          <w:lang w:val="en-GB"/>
          <w:rPrChange w:id="11" w:author="Minh-Anh Huynh" w:date="2023-02-15T18:41:00Z">
            <w:rPr/>
          </w:rPrChange>
        </w:rPr>
        <w:instrText>HYPERLINK \l "_bookmark14"</w:instrText>
      </w:r>
      <w:r>
        <w:fldChar w:fldCharType="separate"/>
      </w:r>
      <w:r w:rsidRPr="008A7FB4">
        <w:rPr>
          <w:lang w:val="en-US"/>
        </w:rPr>
        <w:t xml:space="preserve">hormone </w:t>
      </w:r>
      <w:proofErr w:type="spellStart"/>
      <w:r w:rsidRPr="008A7FB4">
        <w:rPr>
          <w:lang w:val="en-US"/>
        </w:rPr>
        <w:t>parathyroïde</w:t>
      </w:r>
      <w:proofErr w:type="spellEnd"/>
      <w:r>
        <w:rPr>
          <w:lang w:val="en-US"/>
        </w:rPr>
        <w:fldChar w:fldCharType="end"/>
      </w:r>
    </w:p>
    <w:p w14:paraId="1FFF7C1A" w14:textId="77777777" w:rsidR="002C0AF8" w:rsidRDefault="003E36B0">
      <w:pPr>
        <w:pStyle w:val="BodyText"/>
        <w:spacing w:before="1"/>
        <w:ind w:left="335"/>
      </w:pPr>
      <w:r>
        <w:rPr>
          <w:rFonts w:ascii="Arial" w:hAnsi="Arial"/>
          <w:b/>
        </w:rPr>
        <w:t>UI</w:t>
      </w:r>
      <w:r>
        <w:rPr>
          <w:rFonts w:ascii="Arial" w:hAnsi="Arial"/>
          <w:b/>
          <w:spacing w:val="47"/>
        </w:rPr>
        <w:t xml:space="preserve"> </w:t>
      </w:r>
      <w:r>
        <w:t>Unité</w:t>
      </w:r>
      <w:r>
        <w:rPr>
          <w:spacing w:val="-1"/>
        </w:rPr>
        <w:t xml:space="preserve"> </w:t>
      </w:r>
      <w:r>
        <w:t>Internationale</w:t>
      </w:r>
    </w:p>
    <w:bookmarkStart w:id="12" w:name="_bookmark6"/>
    <w:bookmarkEnd w:id="12"/>
    <w:p w14:paraId="2748B99A" w14:textId="77777777" w:rsidR="002C0AF8" w:rsidRDefault="003E36B0">
      <w:pPr>
        <w:pStyle w:val="BodyText"/>
        <w:spacing w:before="230"/>
        <w:ind w:left="335"/>
      </w:pPr>
      <w:r>
        <w:fldChar w:fldCharType="begin"/>
      </w:r>
      <w:r>
        <w:instrText>HYPERLINK \l "_bookmark10"</w:instrText>
      </w:r>
      <w:r>
        <w:fldChar w:fldCharType="separate"/>
      </w:r>
      <w:r>
        <w:rPr>
          <w:rFonts w:ascii="Arial" w:hAnsi="Arial"/>
          <w:b/>
        </w:rPr>
        <w:t>VDR</w:t>
      </w:r>
      <w:r>
        <w:rPr>
          <w:rFonts w:ascii="Arial" w:hAnsi="Arial"/>
          <w:b/>
        </w:rPr>
        <w:fldChar w:fldCharType="end"/>
      </w:r>
      <w:r>
        <w:rPr>
          <w:rFonts w:ascii="Arial" w:hAnsi="Arial"/>
          <w:b/>
          <w:spacing w:val="48"/>
        </w:rPr>
        <w:t xml:space="preserve"> </w:t>
      </w:r>
      <w:hyperlink w:anchor="_bookmark10" w:history="1">
        <w:r>
          <w:t>récepteur de la</w:t>
        </w:r>
        <w:r>
          <w:rPr>
            <w:spacing w:val="-1"/>
          </w:rPr>
          <w:t xml:space="preserve"> </w:t>
        </w:r>
        <w:r>
          <w:t>vitamine D</w:t>
        </w:r>
      </w:hyperlink>
    </w:p>
    <w:p w14:paraId="2C051FB7" w14:textId="77777777" w:rsidR="002C0AF8" w:rsidRDefault="003E36B0">
      <w:pPr>
        <w:spacing w:before="231"/>
        <w:ind w:left="335"/>
      </w:pPr>
      <w:r>
        <w:rPr>
          <w:rFonts w:ascii="Arial"/>
          <w:b/>
        </w:rPr>
        <w:t>FGF23</w:t>
      </w:r>
      <w:r>
        <w:rPr>
          <w:rFonts w:ascii="Arial"/>
          <w:b/>
          <w:spacing w:val="26"/>
        </w:rPr>
        <w:t xml:space="preserve"> </w:t>
      </w:r>
      <w:proofErr w:type="spellStart"/>
      <w:r>
        <w:t>FGF23</w:t>
      </w:r>
      <w:proofErr w:type="spellEnd"/>
    </w:p>
    <w:p w14:paraId="5B9E6FFE" w14:textId="77777777" w:rsidR="002C0AF8" w:rsidRDefault="002C0AF8">
      <w:pPr>
        <w:sectPr w:rsidR="002C0AF8">
          <w:pgSz w:w="11910" w:h="16840"/>
          <w:pgMar w:top="1580" w:right="1620" w:bottom="280" w:left="1300" w:header="720" w:footer="720" w:gutter="0"/>
          <w:cols w:space="720"/>
        </w:sectPr>
      </w:pPr>
    </w:p>
    <w:p w14:paraId="683B4C2C" w14:textId="77777777" w:rsidR="002C0AF8" w:rsidRDefault="002C0AF8">
      <w:pPr>
        <w:pStyle w:val="BodyText"/>
        <w:rPr>
          <w:sz w:val="20"/>
        </w:rPr>
      </w:pPr>
    </w:p>
    <w:p w14:paraId="45E61936" w14:textId="77777777" w:rsidR="002C0AF8" w:rsidRDefault="002C0AF8">
      <w:pPr>
        <w:pStyle w:val="BodyText"/>
        <w:rPr>
          <w:sz w:val="20"/>
        </w:rPr>
      </w:pPr>
    </w:p>
    <w:p w14:paraId="276215AB" w14:textId="77777777" w:rsidR="002C0AF8" w:rsidRDefault="002C0AF8">
      <w:pPr>
        <w:pStyle w:val="BodyText"/>
        <w:rPr>
          <w:sz w:val="20"/>
        </w:rPr>
      </w:pPr>
    </w:p>
    <w:p w14:paraId="78E60DEB" w14:textId="77777777" w:rsidR="002C0AF8" w:rsidRDefault="002C0AF8">
      <w:pPr>
        <w:pStyle w:val="BodyText"/>
        <w:rPr>
          <w:sz w:val="20"/>
        </w:rPr>
      </w:pPr>
    </w:p>
    <w:p w14:paraId="2CB0F78B" w14:textId="77777777" w:rsidR="002C0AF8" w:rsidRDefault="002C0AF8">
      <w:pPr>
        <w:pStyle w:val="BodyText"/>
        <w:rPr>
          <w:sz w:val="20"/>
        </w:rPr>
      </w:pPr>
    </w:p>
    <w:p w14:paraId="1C155D0D" w14:textId="77777777" w:rsidR="002C0AF8" w:rsidRDefault="002C0AF8">
      <w:pPr>
        <w:pStyle w:val="BodyText"/>
        <w:rPr>
          <w:sz w:val="20"/>
        </w:rPr>
      </w:pPr>
    </w:p>
    <w:p w14:paraId="7A9F6F1F" w14:textId="77777777" w:rsidR="002C0AF8" w:rsidRDefault="002C0AF8">
      <w:pPr>
        <w:pStyle w:val="BodyText"/>
        <w:spacing w:before="5"/>
        <w:rPr>
          <w:sz w:val="29"/>
        </w:rPr>
      </w:pPr>
    </w:p>
    <w:p w14:paraId="5176E954" w14:textId="77777777" w:rsidR="002C0AF8" w:rsidRDefault="003E36B0">
      <w:pPr>
        <w:pStyle w:val="ListParagraph"/>
        <w:numPr>
          <w:ilvl w:val="0"/>
          <w:numId w:val="1"/>
        </w:numPr>
        <w:tabs>
          <w:tab w:val="left" w:pos="552"/>
        </w:tabs>
        <w:spacing w:before="184"/>
        <w:ind w:hanging="435"/>
        <w:rPr>
          <w:rFonts w:ascii="Arial"/>
          <w:b/>
          <w:sz w:val="41"/>
        </w:rPr>
      </w:pPr>
      <w:bookmarkStart w:id="13" w:name="Introduction"/>
      <w:bookmarkStart w:id="14" w:name="_bookmark7"/>
      <w:bookmarkEnd w:id="13"/>
      <w:bookmarkEnd w:id="14"/>
      <w:r>
        <w:rPr>
          <w:rFonts w:ascii="Arial"/>
          <w:b/>
          <w:sz w:val="41"/>
        </w:rPr>
        <w:t>Introduction</w:t>
      </w:r>
    </w:p>
    <w:p w14:paraId="59E2191A" w14:textId="77777777" w:rsidR="002C0AF8" w:rsidRDefault="002C0AF8">
      <w:pPr>
        <w:rPr>
          <w:rFonts w:ascii="Arial"/>
          <w:sz w:val="41"/>
        </w:rPr>
        <w:sectPr w:rsidR="002C0AF8">
          <w:footerReference w:type="default" r:id="rId7"/>
          <w:pgSz w:w="11910" w:h="16840"/>
          <w:pgMar w:top="1580" w:right="1620" w:bottom="1140" w:left="1300" w:header="0" w:footer="944" w:gutter="0"/>
          <w:pgNumType w:start="1"/>
          <w:cols w:space="720"/>
        </w:sectPr>
      </w:pPr>
    </w:p>
    <w:p w14:paraId="51E9CF43" w14:textId="77777777" w:rsidR="002C0AF8" w:rsidRDefault="002C0AF8">
      <w:pPr>
        <w:pStyle w:val="BodyText"/>
        <w:rPr>
          <w:rFonts w:ascii="Arial"/>
          <w:b/>
          <w:sz w:val="20"/>
        </w:rPr>
      </w:pPr>
    </w:p>
    <w:p w14:paraId="11C12EDC" w14:textId="77777777" w:rsidR="002C0AF8" w:rsidRDefault="002C0AF8">
      <w:pPr>
        <w:pStyle w:val="BodyText"/>
        <w:rPr>
          <w:rFonts w:ascii="Arial"/>
          <w:b/>
          <w:sz w:val="20"/>
        </w:rPr>
      </w:pPr>
    </w:p>
    <w:p w14:paraId="3B2F6884" w14:textId="77777777" w:rsidR="002C0AF8" w:rsidRDefault="002C0AF8">
      <w:pPr>
        <w:pStyle w:val="BodyText"/>
        <w:rPr>
          <w:rFonts w:ascii="Arial"/>
          <w:b/>
          <w:sz w:val="20"/>
        </w:rPr>
      </w:pPr>
    </w:p>
    <w:p w14:paraId="24C96B71" w14:textId="77777777" w:rsidR="002C0AF8" w:rsidRDefault="002C0AF8">
      <w:pPr>
        <w:pStyle w:val="BodyText"/>
        <w:rPr>
          <w:rFonts w:ascii="Arial"/>
          <w:b/>
          <w:sz w:val="20"/>
        </w:rPr>
      </w:pPr>
    </w:p>
    <w:p w14:paraId="5E2B9F92" w14:textId="77777777" w:rsidR="002C0AF8" w:rsidRDefault="002C0AF8">
      <w:pPr>
        <w:pStyle w:val="BodyText"/>
        <w:rPr>
          <w:rFonts w:ascii="Arial"/>
          <w:b/>
          <w:sz w:val="20"/>
        </w:rPr>
      </w:pPr>
    </w:p>
    <w:p w14:paraId="4A9595DB" w14:textId="77777777" w:rsidR="002C0AF8" w:rsidRDefault="002C0AF8">
      <w:pPr>
        <w:pStyle w:val="BodyText"/>
        <w:rPr>
          <w:rFonts w:ascii="Arial"/>
          <w:b/>
          <w:sz w:val="20"/>
        </w:rPr>
      </w:pPr>
    </w:p>
    <w:p w14:paraId="67A2C906" w14:textId="77777777" w:rsidR="002C0AF8" w:rsidRDefault="002C0AF8">
      <w:pPr>
        <w:pStyle w:val="BodyText"/>
        <w:spacing w:before="5"/>
        <w:rPr>
          <w:rFonts w:ascii="Arial"/>
          <w:b/>
          <w:sz w:val="29"/>
        </w:rPr>
      </w:pPr>
    </w:p>
    <w:p w14:paraId="6B06DC8B" w14:textId="77777777" w:rsidR="002C0AF8" w:rsidRDefault="003E36B0">
      <w:pPr>
        <w:pStyle w:val="ListParagraph"/>
        <w:numPr>
          <w:ilvl w:val="0"/>
          <w:numId w:val="1"/>
        </w:numPr>
        <w:tabs>
          <w:tab w:val="left" w:pos="552"/>
        </w:tabs>
        <w:spacing w:before="184"/>
        <w:ind w:hanging="435"/>
        <w:rPr>
          <w:rFonts w:ascii="Arial" w:hAnsi="Arial"/>
          <w:b/>
          <w:sz w:val="41"/>
        </w:rPr>
      </w:pPr>
      <w:bookmarkStart w:id="15" w:name="Généralités_sur_la_vitamine_D"/>
      <w:bookmarkStart w:id="16" w:name="_bookmark8"/>
      <w:bookmarkEnd w:id="15"/>
      <w:bookmarkEnd w:id="16"/>
      <w:r>
        <w:rPr>
          <w:rFonts w:ascii="Arial" w:hAnsi="Arial"/>
          <w:b/>
          <w:w w:val="95"/>
          <w:sz w:val="41"/>
        </w:rPr>
        <w:t>Généralités</w:t>
      </w:r>
      <w:r>
        <w:rPr>
          <w:rFonts w:ascii="Arial" w:hAnsi="Arial"/>
          <w:b/>
          <w:spacing w:val="40"/>
          <w:w w:val="95"/>
          <w:sz w:val="41"/>
        </w:rPr>
        <w:t xml:space="preserve"> </w:t>
      </w:r>
      <w:r>
        <w:rPr>
          <w:rFonts w:ascii="Arial" w:hAnsi="Arial"/>
          <w:b/>
          <w:w w:val="95"/>
          <w:sz w:val="41"/>
        </w:rPr>
        <w:t>sur</w:t>
      </w:r>
      <w:r>
        <w:rPr>
          <w:rFonts w:ascii="Arial" w:hAnsi="Arial"/>
          <w:b/>
          <w:spacing w:val="41"/>
          <w:w w:val="95"/>
          <w:sz w:val="41"/>
        </w:rPr>
        <w:t xml:space="preserve"> </w:t>
      </w:r>
      <w:r>
        <w:rPr>
          <w:rFonts w:ascii="Arial" w:hAnsi="Arial"/>
          <w:b/>
          <w:w w:val="95"/>
          <w:sz w:val="41"/>
        </w:rPr>
        <w:t>la</w:t>
      </w:r>
      <w:r>
        <w:rPr>
          <w:rFonts w:ascii="Arial" w:hAnsi="Arial"/>
          <w:b/>
          <w:spacing w:val="41"/>
          <w:w w:val="95"/>
          <w:sz w:val="41"/>
        </w:rPr>
        <w:t xml:space="preserve"> </w:t>
      </w:r>
      <w:r>
        <w:rPr>
          <w:rFonts w:ascii="Arial" w:hAnsi="Arial"/>
          <w:b/>
          <w:w w:val="95"/>
          <w:sz w:val="41"/>
        </w:rPr>
        <w:t>vitamine</w:t>
      </w:r>
      <w:r>
        <w:rPr>
          <w:rFonts w:ascii="Arial" w:hAnsi="Arial"/>
          <w:b/>
          <w:spacing w:val="40"/>
          <w:w w:val="95"/>
          <w:sz w:val="41"/>
        </w:rPr>
        <w:t xml:space="preserve"> </w:t>
      </w:r>
      <w:r>
        <w:rPr>
          <w:rFonts w:ascii="Arial" w:hAnsi="Arial"/>
          <w:b/>
          <w:w w:val="95"/>
          <w:sz w:val="41"/>
        </w:rPr>
        <w:t>D</w:t>
      </w:r>
    </w:p>
    <w:p w14:paraId="0147B9E2" w14:textId="77777777" w:rsidR="002C0AF8" w:rsidRDefault="002C0AF8">
      <w:pPr>
        <w:pStyle w:val="BodyText"/>
        <w:spacing w:before="5"/>
        <w:rPr>
          <w:rFonts w:ascii="Arial"/>
          <w:b/>
          <w:sz w:val="77"/>
        </w:rPr>
      </w:pPr>
    </w:p>
    <w:p w14:paraId="37B2D078" w14:textId="77777777" w:rsidR="002C0AF8" w:rsidRDefault="003E36B0">
      <w:pPr>
        <w:pStyle w:val="ListParagraph"/>
        <w:numPr>
          <w:ilvl w:val="1"/>
          <w:numId w:val="1"/>
        </w:numPr>
        <w:tabs>
          <w:tab w:val="left" w:pos="665"/>
        </w:tabs>
        <w:ind w:hanging="548"/>
        <w:rPr>
          <w:rFonts w:ascii="Arial"/>
          <w:b/>
          <w:sz w:val="28"/>
        </w:rPr>
      </w:pPr>
      <w:bookmarkStart w:id="17" w:name="Structure"/>
      <w:bookmarkStart w:id="18" w:name="_bookmark9"/>
      <w:bookmarkEnd w:id="17"/>
      <w:bookmarkEnd w:id="18"/>
      <w:r>
        <w:rPr>
          <w:rFonts w:ascii="Arial"/>
          <w:b/>
          <w:sz w:val="28"/>
        </w:rPr>
        <w:t>Structure</w:t>
      </w:r>
    </w:p>
    <w:p w14:paraId="61F45C5E" w14:textId="77777777" w:rsidR="002C0AF8" w:rsidRDefault="002C0AF8">
      <w:pPr>
        <w:pStyle w:val="BodyText"/>
        <w:spacing w:before="9"/>
        <w:rPr>
          <w:rFonts w:ascii="Arial"/>
          <w:b/>
          <w:sz w:val="31"/>
        </w:rPr>
      </w:pPr>
    </w:p>
    <w:p w14:paraId="7688601B" w14:textId="6D564C3F" w:rsidR="002C0AF8" w:rsidRDefault="003E36B0">
      <w:pPr>
        <w:pStyle w:val="BodyText"/>
        <w:spacing w:line="386" w:lineRule="auto"/>
        <w:ind w:left="117" w:right="126" w:firstLine="218"/>
        <w:jc w:val="both"/>
      </w:pPr>
      <w:r>
        <w:t>La</w:t>
      </w:r>
      <w:r>
        <w:rPr>
          <w:spacing w:val="16"/>
        </w:rPr>
        <w:t xml:space="preserve"> </w:t>
      </w:r>
      <w:r>
        <w:t>vitamine</w:t>
      </w:r>
      <w:r>
        <w:rPr>
          <w:spacing w:val="17"/>
        </w:rPr>
        <w:t xml:space="preserve"> </w:t>
      </w:r>
      <w:r>
        <w:t>D</w:t>
      </w:r>
      <w:r>
        <w:rPr>
          <w:spacing w:val="16"/>
        </w:rPr>
        <w:t xml:space="preserve"> </w:t>
      </w:r>
      <w:r>
        <w:t>est</w:t>
      </w:r>
      <w:r>
        <w:rPr>
          <w:spacing w:val="17"/>
        </w:rPr>
        <w:t xml:space="preserve"> </w:t>
      </w:r>
      <w:r>
        <w:t>un</w:t>
      </w:r>
      <w:r>
        <w:rPr>
          <w:spacing w:val="16"/>
        </w:rPr>
        <w:t xml:space="preserve"> </w:t>
      </w:r>
      <w:r>
        <w:t>nutriment</w:t>
      </w:r>
      <w:r>
        <w:rPr>
          <w:spacing w:val="17"/>
        </w:rPr>
        <w:t xml:space="preserve"> </w:t>
      </w:r>
      <w:r>
        <w:t>vital,</w:t>
      </w:r>
      <w:r>
        <w:rPr>
          <w:spacing w:val="16"/>
        </w:rPr>
        <w:t xml:space="preserve"> </w:t>
      </w:r>
      <w:r>
        <w:t>nécessaire</w:t>
      </w:r>
      <w:r>
        <w:rPr>
          <w:spacing w:val="17"/>
        </w:rPr>
        <w:t xml:space="preserve"> </w:t>
      </w:r>
      <w:r>
        <w:t>pour</w:t>
      </w:r>
      <w:r>
        <w:rPr>
          <w:spacing w:val="16"/>
        </w:rPr>
        <w:t xml:space="preserve"> </w:t>
      </w:r>
      <w:r>
        <w:t>notre</w:t>
      </w:r>
      <w:r>
        <w:rPr>
          <w:spacing w:val="17"/>
        </w:rPr>
        <w:t xml:space="preserve"> </w:t>
      </w:r>
      <w:r>
        <w:t>métabolisme.</w:t>
      </w:r>
      <w:r>
        <w:rPr>
          <w:spacing w:val="16"/>
        </w:rPr>
        <w:t xml:space="preserve"> </w:t>
      </w:r>
      <w:r>
        <w:t>Elle</w:t>
      </w:r>
      <w:r>
        <w:rPr>
          <w:spacing w:val="17"/>
        </w:rPr>
        <w:t xml:space="preserve"> </w:t>
      </w:r>
      <w:r>
        <w:t>possède</w:t>
      </w:r>
      <w:r>
        <w:rPr>
          <w:spacing w:val="16"/>
        </w:rPr>
        <w:t xml:space="preserve"> </w:t>
      </w:r>
      <w:r>
        <w:t>un</w:t>
      </w:r>
      <w:r>
        <w:rPr>
          <w:spacing w:val="17"/>
        </w:rPr>
        <w:t xml:space="preserve"> </w:t>
      </w:r>
      <w:r>
        <w:t>rôle</w:t>
      </w:r>
      <w:r>
        <w:rPr>
          <w:spacing w:val="-53"/>
        </w:rPr>
        <w:t xml:space="preserve"> </w:t>
      </w:r>
      <w:r>
        <w:t>de vitamine qui est définie comme étant une substance organique essentielle en quantités infimes, à</w:t>
      </w:r>
      <w:r>
        <w:rPr>
          <w:spacing w:val="-52"/>
        </w:rPr>
        <w:t xml:space="preserve"> </w:t>
      </w:r>
      <w:r>
        <w:t>la nutrition de la plupart des animaux et de certaines plantes. L</w:t>
      </w:r>
      <w:r w:rsidR="008A7FB4">
        <w:t>a plupart d</w:t>
      </w:r>
      <w:r>
        <w:t>es vitamines agissent comme coenzymes</w:t>
      </w:r>
      <w:r>
        <w:rPr>
          <w:spacing w:val="-10"/>
        </w:rPr>
        <w:t xml:space="preserve"> </w:t>
      </w:r>
      <w:r>
        <w:t>et</w:t>
      </w:r>
      <w:r>
        <w:rPr>
          <w:spacing w:val="-10"/>
        </w:rPr>
        <w:t xml:space="preserve"> </w:t>
      </w:r>
      <w:r>
        <w:t>précurseurs</w:t>
      </w:r>
      <w:r>
        <w:rPr>
          <w:spacing w:val="-10"/>
        </w:rPr>
        <w:t xml:space="preserve"> </w:t>
      </w:r>
      <w:r>
        <w:t>de</w:t>
      </w:r>
      <w:r>
        <w:rPr>
          <w:spacing w:val="-10"/>
        </w:rPr>
        <w:t xml:space="preserve"> </w:t>
      </w:r>
      <w:r>
        <w:t>coenzymes</w:t>
      </w:r>
      <w:r>
        <w:rPr>
          <w:spacing w:val="-9"/>
        </w:rPr>
        <w:t xml:space="preserve"> </w:t>
      </w:r>
      <w:r>
        <w:t>pour</w:t>
      </w:r>
      <w:r>
        <w:rPr>
          <w:spacing w:val="-10"/>
        </w:rPr>
        <w:t xml:space="preserve"> </w:t>
      </w:r>
      <w:r>
        <w:t>réguler</w:t>
      </w:r>
      <w:r>
        <w:rPr>
          <w:spacing w:val="-10"/>
        </w:rPr>
        <w:t xml:space="preserve"> </w:t>
      </w:r>
      <w:r>
        <w:t>les</w:t>
      </w:r>
      <w:r>
        <w:rPr>
          <w:spacing w:val="-10"/>
        </w:rPr>
        <w:t xml:space="preserve"> </w:t>
      </w:r>
      <w:r>
        <w:t>processus</w:t>
      </w:r>
      <w:r>
        <w:rPr>
          <w:spacing w:val="-9"/>
        </w:rPr>
        <w:t xml:space="preserve"> </w:t>
      </w:r>
      <w:r>
        <w:t>métaboliques</w:t>
      </w:r>
      <w:r>
        <w:rPr>
          <w:spacing w:val="-10"/>
        </w:rPr>
        <w:t xml:space="preserve"> </w:t>
      </w:r>
      <w:r>
        <w:t>mais</w:t>
      </w:r>
      <w:r>
        <w:rPr>
          <w:spacing w:val="-10"/>
        </w:rPr>
        <w:t xml:space="preserve"> </w:t>
      </w:r>
      <w:r>
        <w:t>ne</w:t>
      </w:r>
      <w:r>
        <w:rPr>
          <w:spacing w:val="-10"/>
        </w:rPr>
        <w:t xml:space="preserve"> </w:t>
      </w:r>
      <w:r>
        <w:t>fournissent</w:t>
      </w:r>
      <w:r>
        <w:rPr>
          <w:spacing w:val="-10"/>
        </w:rPr>
        <w:t xml:space="preserve"> </w:t>
      </w:r>
      <w:r>
        <w:t>pas</w:t>
      </w:r>
      <w:r>
        <w:rPr>
          <w:spacing w:val="-52"/>
        </w:rPr>
        <w:t xml:space="preserve"> </w:t>
      </w:r>
      <w:r>
        <w:t>d’énergie</w:t>
      </w:r>
      <w:r>
        <w:rPr>
          <w:spacing w:val="-3"/>
        </w:rPr>
        <w:t xml:space="preserve"> </w:t>
      </w:r>
      <w:r>
        <w:t>et</w:t>
      </w:r>
      <w:r>
        <w:rPr>
          <w:spacing w:val="-2"/>
        </w:rPr>
        <w:t xml:space="preserve"> </w:t>
      </w:r>
      <w:r>
        <w:t>ne</w:t>
      </w:r>
      <w:r>
        <w:rPr>
          <w:spacing w:val="-2"/>
        </w:rPr>
        <w:t xml:space="preserve"> </w:t>
      </w:r>
      <w:r>
        <w:t>servent</w:t>
      </w:r>
      <w:r>
        <w:rPr>
          <w:spacing w:val="-3"/>
        </w:rPr>
        <w:t xml:space="preserve"> </w:t>
      </w:r>
      <w:r>
        <w:t>pas</w:t>
      </w:r>
      <w:r>
        <w:rPr>
          <w:spacing w:val="-2"/>
        </w:rPr>
        <w:t xml:space="preserve"> </w:t>
      </w:r>
      <w:r>
        <w:t>d’unités</w:t>
      </w:r>
      <w:r>
        <w:rPr>
          <w:spacing w:val="-2"/>
        </w:rPr>
        <w:t xml:space="preserve"> </w:t>
      </w:r>
      <w:r>
        <w:t>de</w:t>
      </w:r>
      <w:r>
        <w:rPr>
          <w:spacing w:val="-3"/>
        </w:rPr>
        <w:t xml:space="preserve"> </w:t>
      </w:r>
      <w:r>
        <w:t>construction</w:t>
      </w:r>
      <w:r>
        <w:rPr>
          <w:spacing w:val="-2"/>
        </w:rPr>
        <w:t xml:space="preserve"> </w:t>
      </w:r>
      <w:r>
        <w:t>(Ellison</w:t>
      </w:r>
      <w:r>
        <w:rPr>
          <w:spacing w:val="-2"/>
        </w:rPr>
        <w:t xml:space="preserve"> </w:t>
      </w:r>
      <w:r>
        <w:t>et</w:t>
      </w:r>
      <w:r>
        <w:rPr>
          <w:spacing w:val="-3"/>
        </w:rPr>
        <w:t xml:space="preserve"> </w:t>
      </w:r>
      <w:r>
        <w:t>Moran</w:t>
      </w:r>
      <w:r>
        <w:rPr>
          <w:spacing w:val="-2"/>
        </w:rPr>
        <w:t xml:space="preserve"> </w:t>
      </w:r>
      <w:hyperlink w:anchor="_bookmark71" w:history="1">
        <w:r>
          <w:t>2020</w:t>
        </w:r>
      </w:hyperlink>
      <w:r>
        <w:t>)</w:t>
      </w:r>
      <w:r w:rsidR="008A7FB4">
        <w:t> ; la vitamine D intervient comme précurseur d’une hormone, le calcitriol</w:t>
      </w:r>
      <w:r>
        <w:t>.</w:t>
      </w:r>
    </w:p>
    <w:p w14:paraId="56B24F94" w14:textId="3AD53510" w:rsidR="002C0AF8" w:rsidRDefault="003E36B0">
      <w:pPr>
        <w:pStyle w:val="BodyText"/>
        <w:spacing w:line="386" w:lineRule="auto"/>
        <w:ind w:left="110" w:right="126" w:firstLine="225"/>
        <w:jc w:val="both"/>
        <w:pPrChange w:id="19" w:author="Jean Pascal De Bandt" w:date="2023-01-11T10:47:00Z">
          <w:pPr>
            <w:pStyle w:val="BodyText"/>
            <w:spacing w:line="241" w:lineRule="exact"/>
            <w:ind w:left="117"/>
          </w:pPr>
        </w:pPrChange>
      </w:pPr>
      <w:r>
        <w:t>La vitamine D est une molécule liposoluble</w:t>
      </w:r>
      <w:r w:rsidR="007575F2">
        <w:t xml:space="preserve"> dérivée du cholestérol</w:t>
      </w:r>
      <w:r>
        <w:t xml:space="preserve">, </w:t>
      </w:r>
      <w:r w:rsidR="00CF68F8">
        <w:t xml:space="preserve">se distinguant </w:t>
      </w:r>
      <w:r w:rsidR="007575F2">
        <w:t>des</w:t>
      </w:r>
      <w:r>
        <w:t xml:space="preserve"> hormone</w:t>
      </w:r>
      <w:r w:rsidR="007575F2">
        <w:t>s</w:t>
      </w:r>
      <w:r>
        <w:t xml:space="preserve"> stéroïde</w:t>
      </w:r>
      <w:r w:rsidR="007575F2">
        <w:t>s</w:t>
      </w:r>
      <w:r w:rsidR="007575F2">
        <w:rPr>
          <w:spacing w:val="4"/>
        </w:rPr>
        <w:t xml:space="preserve"> </w:t>
      </w:r>
      <w:r w:rsidR="00CF68F8">
        <w:rPr>
          <w:spacing w:val="4"/>
        </w:rPr>
        <w:t xml:space="preserve">par l’ouverture du </w:t>
      </w:r>
      <w:r w:rsidR="000B7F42">
        <w:rPr>
          <w:spacing w:val="4"/>
        </w:rPr>
        <w:t>cycle</w:t>
      </w:r>
      <w:r w:rsidR="00CF68F8">
        <w:rPr>
          <w:spacing w:val="4"/>
        </w:rPr>
        <w:t xml:space="preserve"> B d</w:t>
      </w:r>
      <w:r w:rsidR="000B7F42">
        <w:rPr>
          <w:spacing w:val="4"/>
        </w:rPr>
        <w:t xml:space="preserve">e la structure </w:t>
      </w:r>
      <w:proofErr w:type="spellStart"/>
      <w:r w:rsidR="00CF68F8">
        <w:rPr>
          <w:spacing w:val="4"/>
        </w:rPr>
        <w:t>c</w:t>
      </w:r>
      <w:r w:rsidR="00CF68F8" w:rsidRPr="00CF68F8">
        <w:rPr>
          <w:spacing w:val="4"/>
        </w:rPr>
        <w:t>yclopentanoperhydrophénanthrène</w:t>
      </w:r>
      <w:proofErr w:type="spellEnd"/>
      <w:r w:rsidR="00CF68F8" w:rsidRPr="00CF68F8">
        <w:rPr>
          <w:spacing w:val="4"/>
        </w:rPr>
        <w:t xml:space="preserve"> </w:t>
      </w:r>
      <w:r w:rsidR="007575F2">
        <w:t>(Norman</w:t>
      </w:r>
      <w:r w:rsidR="007575F2">
        <w:rPr>
          <w:spacing w:val="3"/>
        </w:rPr>
        <w:t xml:space="preserve"> </w:t>
      </w:r>
      <w:r w:rsidR="007575F2">
        <w:fldChar w:fldCharType="begin"/>
      </w:r>
      <w:r w:rsidR="007575F2">
        <w:instrText>HYPERLINK \l "_bookmark91"</w:instrText>
      </w:r>
      <w:r w:rsidR="007575F2">
        <w:fldChar w:fldCharType="separate"/>
      </w:r>
      <w:r w:rsidR="007575F2">
        <w:t>2008</w:t>
      </w:r>
      <w:r w:rsidR="007575F2">
        <w:fldChar w:fldCharType="end"/>
      </w:r>
      <w:r w:rsidR="007575F2">
        <w:t>)</w:t>
      </w:r>
      <w:r w:rsidR="007575F2">
        <w:rPr>
          <w:spacing w:val="4"/>
        </w:rPr>
        <w:t xml:space="preserve"> </w:t>
      </w:r>
      <w:r w:rsidR="007575F2">
        <w:rPr>
          <w:b/>
        </w:rPr>
        <w:t>(Figure</w:t>
      </w:r>
      <w:r w:rsidR="007575F2">
        <w:rPr>
          <w:b/>
          <w:spacing w:val="4"/>
        </w:rPr>
        <w:t xml:space="preserve"> </w:t>
      </w:r>
      <w:r w:rsidR="007575F2">
        <w:fldChar w:fldCharType="begin"/>
      </w:r>
      <w:r w:rsidR="007575F2">
        <w:instrText>HYPERLINK \l "_bookmark11"</w:instrText>
      </w:r>
      <w:r w:rsidR="007575F2">
        <w:fldChar w:fldCharType="separate"/>
      </w:r>
      <w:r w:rsidR="007575F2">
        <w:rPr>
          <w:b/>
        </w:rPr>
        <w:t>1</w:t>
      </w:r>
      <w:r w:rsidR="007575F2">
        <w:rPr>
          <w:b/>
        </w:rPr>
        <w:fldChar w:fldCharType="end"/>
      </w:r>
      <w:r w:rsidR="007575F2">
        <w:rPr>
          <w:b/>
        </w:rPr>
        <w:t>)</w:t>
      </w:r>
      <w:r>
        <w:t xml:space="preserve">. </w:t>
      </w:r>
      <w:r w:rsidR="007575F2">
        <w:t>Il en existe deux</w:t>
      </w:r>
      <w:r>
        <w:rPr>
          <w:spacing w:val="4"/>
          <w:w w:val="95"/>
        </w:rPr>
        <w:t xml:space="preserve"> </w:t>
      </w:r>
      <w:r>
        <w:rPr>
          <w:w w:val="95"/>
        </w:rPr>
        <w:t>formes,</w:t>
      </w:r>
      <w:r>
        <w:rPr>
          <w:spacing w:val="4"/>
          <w:w w:val="95"/>
        </w:rPr>
        <w:t xml:space="preserve"> </w:t>
      </w:r>
      <w:r>
        <w:rPr>
          <w:w w:val="95"/>
        </w:rPr>
        <w:t>la</w:t>
      </w:r>
      <w:r>
        <w:rPr>
          <w:spacing w:val="4"/>
          <w:w w:val="95"/>
        </w:rPr>
        <w:t xml:space="preserve"> </w:t>
      </w:r>
      <w:r>
        <w:rPr>
          <w:w w:val="95"/>
        </w:rPr>
        <w:t>vitamine</w:t>
      </w:r>
      <w:r>
        <w:rPr>
          <w:spacing w:val="4"/>
          <w:w w:val="95"/>
        </w:rPr>
        <w:t xml:space="preserve"> </w:t>
      </w:r>
      <w:r>
        <w:rPr>
          <w:w w:val="95"/>
        </w:rPr>
        <w:t>D</w:t>
      </w:r>
      <w:r>
        <w:rPr>
          <w:w w:val="95"/>
          <w:vertAlign w:val="subscript"/>
        </w:rPr>
        <w:t>2</w:t>
      </w:r>
      <w:r>
        <w:rPr>
          <w:spacing w:val="20"/>
          <w:w w:val="95"/>
        </w:rPr>
        <w:t xml:space="preserve"> </w:t>
      </w:r>
      <w:r>
        <w:rPr>
          <w:w w:val="95"/>
        </w:rPr>
        <w:t>ou</w:t>
      </w:r>
      <w:r>
        <w:rPr>
          <w:spacing w:val="4"/>
          <w:w w:val="95"/>
        </w:rPr>
        <w:t xml:space="preserve"> </w:t>
      </w:r>
      <w:r>
        <w:rPr>
          <w:w w:val="95"/>
        </w:rPr>
        <w:t>ergocalciférol,</w:t>
      </w:r>
      <w:r>
        <w:rPr>
          <w:spacing w:val="4"/>
          <w:w w:val="95"/>
        </w:rPr>
        <w:t xml:space="preserve"> </w:t>
      </w:r>
      <w:r>
        <w:rPr>
          <w:w w:val="95"/>
        </w:rPr>
        <w:t>synthétisée</w:t>
      </w:r>
      <w:r>
        <w:rPr>
          <w:spacing w:val="5"/>
          <w:w w:val="95"/>
        </w:rPr>
        <w:t xml:space="preserve"> </w:t>
      </w:r>
      <w:r>
        <w:rPr>
          <w:w w:val="95"/>
        </w:rPr>
        <w:t>par</w:t>
      </w:r>
      <w:r>
        <w:rPr>
          <w:spacing w:val="4"/>
          <w:w w:val="95"/>
        </w:rPr>
        <w:t xml:space="preserve"> </w:t>
      </w:r>
      <w:r>
        <w:rPr>
          <w:w w:val="95"/>
        </w:rPr>
        <w:t>les</w:t>
      </w:r>
      <w:r>
        <w:rPr>
          <w:spacing w:val="4"/>
          <w:w w:val="95"/>
        </w:rPr>
        <w:t xml:space="preserve"> </w:t>
      </w:r>
      <w:r>
        <w:rPr>
          <w:w w:val="95"/>
        </w:rPr>
        <w:t>plantes</w:t>
      </w:r>
      <w:r>
        <w:rPr>
          <w:spacing w:val="4"/>
          <w:w w:val="95"/>
        </w:rPr>
        <w:t xml:space="preserve"> </w:t>
      </w:r>
      <w:r>
        <w:rPr>
          <w:w w:val="95"/>
        </w:rPr>
        <w:t>et</w:t>
      </w:r>
      <w:r>
        <w:rPr>
          <w:spacing w:val="6"/>
          <w:w w:val="95"/>
        </w:rPr>
        <w:t xml:space="preserve"> </w:t>
      </w:r>
      <w:r>
        <w:rPr>
          <w:w w:val="95"/>
        </w:rPr>
        <w:t>les</w:t>
      </w:r>
      <w:r>
        <w:rPr>
          <w:spacing w:val="4"/>
          <w:w w:val="95"/>
        </w:rPr>
        <w:t xml:space="preserve"> </w:t>
      </w:r>
      <w:r>
        <w:rPr>
          <w:w w:val="95"/>
        </w:rPr>
        <w:t>champignons,</w:t>
      </w:r>
      <w:r>
        <w:rPr>
          <w:spacing w:val="6"/>
          <w:w w:val="95"/>
        </w:rPr>
        <w:t xml:space="preserve"> </w:t>
      </w:r>
      <w:r>
        <w:rPr>
          <w:w w:val="95"/>
        </w:rPr>
        <w:t>et</w:t>
      </w:r>
      <w:r>
        <w:rPr>
          <w:spacing w:val="4"/>
          <w:w w:val="95"/>
        </w:rPr>
        <w:t xml:space="preserve"> </w:t>
      </w:r>
      <w:r>
        <w:rPr>
          <w:w w:val="95"/>
        </w:rPr>
        <w:t>la</w:t>
      </w:r>
      <w:r>
        <w:rPr>
          <w:spacing w:val="1"/>
          <w:w w:val="95"/>
        </w:rPr>
        <w:t xml:space="preserve"> </w:t>
      </w:r>
      <w:r>
        <w:rPr>
          <w:w w:val="95"/>
        </w:rPr>
        <w:t>vitamine</w:t>
      </w:r>
      <w:r>
        <w:rPr>
          <w:spacing w:val="13"/>
          <w:w w:val="95"/>
        </w:rPr>
        <w:t xml:space="preserve"> </w:t>
      </w:r>
      <w:r>
        <w:rPr>
          <w:w w:val="95"/>
        </w:rPr>
        <w:t>D</w:t>
      </w:r>
      <w:r>
        <w:rPr>
          <w:w w:val="95"/>
          <w:vertAlign w:val="subscript"/>
        </w:rPr>
        <w:t>3</w:t>
      </w:r>
      <w:r>
        <w:rPr>
          <w:spacing w:val="28"/>
          <w:w w:val="95"/>
        </w:rPr>
        <w:t xml:space="preserve"> </w:t>
      </w:r>
      <w:r>
        <w:rPr>
          <w:w w:val="95"/>
        </w:rPr>
        <w:t>ou</w:t>
      </w:r>
      <w:r>
        <w:rPr>
          <w:spacing w:val="13"/>
          <w:w w:val="95"/>
        </w:rPr>
        <w:t xml:space="preserve"> </w:t>
      </w:r>
      <w:r>
        <w:rPr>
          <w:w w:val="95"/>
        </w:rPr>
        <w:t>cholécalciférol,</w:t>
      </w:r>
      <w:r>
        <w:rPr>
          <w:spacing w:val="14"/>
          <w:w w:val="95"/>
        </w:rPr>
        <w:t xml:space="preserve"> </w:t>
      </w:r>
      <w:r>
        <w:rPr>
          <w:w w:val="95"/>
        </w:rPr>
        <w:t>synthétisée</w:t>
      </w:r>
      <w:r>
        <w:rPr>
          <w:spacing w:val="14"/>
          <w:w w:val="95"/>
        </w:rPr>
        <w:t xml:space="preserve"> </w:t>
      </w:r>
      <w:r>
        <w:rPr>
          <w:w w:val="95"/>
        </w:rPr>
        <w:t>dans</w:t>
      </w:r>
      <w:r>
        <w:rPr>
          <w:spacing w:val="13"/>
          <w:w w:val="95"/>
        </w:rPr>
        <w:t xml:space="preserve"> </w:t>
      </w:r>
      <w:r>
        <w:rPr>
          <w:w w:val="95"/>
        </w:rPr>
        <w:t>la</w:t>
      </w:r>
      <w:r>
        <w:rPr>
          <w:spacing w:val="14"/>
          <w:w w:val="95"/>
        </w:rPr>
        <w:t xml:space="preserve"> </w:t>
      </w:r>
      <w:r>
        <w:rPr>
          <w:w w:val="95"/>
        </w:rPr>
        <w:t>peau</w:t>
      </w:r>
      <w:r>
        <w:rPr>
          <w:spacing w:val="13"/>
          <w:w w:val="95"/>
        </w:rPr>
        <w:t xml:space="preserve"> </w:t>
      </w:r>
      <w:r>
        <w:rPr>
          <w:w w:val="95"/>
        </w:rPr>
        <w:t>après</w:t>
      </w:r>
      <w:r>
        <w:rPr>
          <w:spacing w:val="14"/>
          <w:w w:val="95"/>
        </w:rPr>
        <w:t xml:space="preserve"> </w:t>
      </w:r>
      <w:r>
        <w:rPr>
          <w:w w:val="95"/>
        </w:rPr>
        <w:t>une</w:t>
      </w:r>
      <w:r>
        <w:rPr>
          <w:spacing w:val="14"/>
          <w:w w:val="95"/>
        </w:rPr>
        <w:t xml:space="preserve"> </w:t>
      </w:r>
      <w:r>
        <w:rPr>
          <w:w w:val="95"/>
        </w:rPr>
        <w:t>exposition</w:t>
      </w:r>
      <w:r>
        <w:rPr>
          <w:spacing w:val="13"/>
          <w:w w:val="95"/>
        </w:rPr>
        <w:t xml:space="preserve"> </w:t>
      </w:r>
      <w:r>
        <w:rPr>
          <w:w w:val="95"/>
        </w:rPr>
        <w:t>aux</w:t>
      </w:r>
      <w:r>
        <w:rPr>
          <w:spacing w:val="13"/>
          <w:w w:val="95"/>
        </w:rPr>
        <w:t xml:space="preserve"> </w:t>
      </w:r>
      <w:r>
        <w:rPr>
          <w:w w:val="95"/>
        </w:rPr>
        <w:t>rayons</w:t>
      </w:r>
      <w:r>
        <w:rPr>
          <w:spacing w:val="15"/>
          <w:w w:val="95"/>
        </w:rPr>
        <w:t xml:space="preserve"> </w:t>
      </w:r>
      <w:r>
        <w:rPr>
          <w:w w:val="95"/>
        </w:rPr>
        <w:t>ultraviolets</w:t>
      </w:r>
      <w:r>
        <w:rPr>
          <w:spacing w:val="1"/>
          <w:w w:val="95"/>
        </w:rPr>
        <w:t xml:space="preserve"> </w:t>
      </w:r>
      <w:r>
        <w:t>B</w:t>
      </w:r>
      <w:r>
        <w:rPr>
          <w:spacing w:val="-5"/>
        </w:rPr>
        <w:t xml:space="preserve"> </w:t>
      </w:r>
      <w:r>
        <w:t>ou</w:t>
      </w:r>
      <w:r>
        <w:rPr>
          <w:spacing w:val="-4"/>
        </w:rPr>
        <w:t xml:space="preserve"> </w:t>
      </w:r>
      <w:r>
        <w:t>à</w:t>
      </w:r>
      <w:r>
        <w:rPr>
          <w:spacing w:val="-5"/>
        </w:rPr>
        <w:t xml:space="preserve"> </w:t>
      </w:r>
      <w:r>
        <w:t>la</w:t>
      </w:r>
      <w:r>
        <w:rPr>
          <w:spacing w:val="-4"/>
        </w:rPr>
        <w:t xml:space="preserve"> </w:t>
      </w:r>
      <w:r>
        <w:t>lumière</w:t>
      </w:r>
      <w:r>
        <w:rPr>
          <w:spacing w:val="-4"/>
        </w:rPr>
        <w:t xml:space="preserve"> </w:t>
      </w:r>
      <w:r>
        <w:t>du</w:t>
      </w:r>
      <w:r>
        <w:rPr>
          <w:spacing w:val="-5"/>
        </w:rPr>
        <w:t xml:space="preserve"> </w:t>
      </w:r>
      <w:r>
        <w:t>soleil.</w:t>
      </w:r>
      <w:r>
        <w:rPr>
          <w:spacing w:val="-4"/>
        </w:rPr>
        <w:t xml:space="preserve"> </w:t>
      </w:r>
      <w:r w:rsidR="007575F2">
        <w:rPr>
          <w:spacing w:val="-4"/>
        </w:rPr>
        <w:t xml:space="preserve">A la différence des autres vitamines, la vitamine D peut donc être synthétisée par l’organisme humain, mais en quantité insuffisante par rapport aux besoins, d’où l’impérative nécessité d’un apport exogène. </w:t>
      </w:r>
      <w:r>
        <w:t>Généralement,</w:t>
      </w:r>
      <w:r>
        <w:rPr>
          <w:spacing w:val="-5"/>
        </w:rPr>
        <w:t xml:space="preserve"> </w:t>
      </w:r>
      <w:r>
        <w:t>la</w:t>
      </w:r>
      <w:r>
        <w:rPr>
          <w:spacing w:val="-4"/>
        </w:rPr>
        <w:t xml:space="preserve"> </w:t>
      </w:r>
      <w:r>
        <w:t>mention</w:t>
      </w:r>
      <w:r>
        <w:rPr>
          <w:spacing w:val="-4"/>
        </w:rPr>
        <w:t xml:space="preserve"> </w:t>
      </w:r>
      <w:r>
        <w:t>de</w:t>
      </w:r>
      <w:r>
        <w:rPr>
          <w:spacing w:val="-5"/>
        </w:rPr>
        <w:t xml:space="preserve"> </w:t>
      </w:r>
      <w:r>
        <w:t>vitamine</w:t>
      </w:r>
      <w:r>
        <w:rPr>
          <w:spacing w:val="-4"/>
        </w:rPr>
        <w:t xml:space="preserve"> </w:t>
      </w:r>
      <w:r>
        <w:t>D</w:t>
      </w:r>
      <w:r>
        <w:rPr>
          <w:spacing w:val="-5"/>
        </w:rPr>
        <w:t xml:space="preserve"> </w:t>
      </w:r>
      <w:r>
        <w:t>fait</w:t>
      </w:r>
      <w:r>
        <w:rPr>
          <w:spacing w:val="-4"/>
        </w:rPr>
        <w:t xml:space="preserve"> </w:t>
      </w:r>
      <w:r>
        <w:t>référence</w:t>
      </w:r>
      <w:r>
        <w:rPr>
          <w:spacing w:val="-4"/>
        </w:rPr>
        <w:t xml:space="preserve"> </w:t>
      </w:r>
      <w:r>
        <w:t>à</w:t>
      </w:r>
      <w:r>
        <w:rPr>
          <w:spacing w:val="-5"/>
        </w:rPr>
        <w:t xml:space="preserve"> </w:t>
      </w:r>
      <w:r>
        <w:t>la</w:t>
      </w:r>
      <w:r>
        <w:rPr>
          <w:spacing w:val="-4"/>
        </w:rPr>
        <w:t xml:space="preserve"> </w:t>
      </w:r>
      <w:r>
        <w:t>vitamine</w:t>
      </w:r>
      <w:r>
        <w:rPr>
          <w:spacing w:val="-5"/>
        </w:rPr>
        <w:t xml:space="preserve"> </w:t>
      </w:r>
      <w:r>
        <w:t>D</w:t>
      </w:r>
      <w:r>
        <w:rPr>
          <w:vertAlign w:val="subscript"/>
        </w:rPr>
        <w:t>3</w:t>
      </w:r>
      <w:r>
        <w:t>.</w:t>
      </w:r>
      <w:r>
        <w:rPr>
          <w:spacing w:val="1"/>
        </w:rPr>
        <w:t xml:space="preserve"> </w:t>
      </w:r>
      <w:commentRangeStart w:id="20"/>
      <w:r w:rsidR="007575F2">
        <w:rPr>
          <w:spacing w:val="1"/>
        </w:rPr>
        <w:t xml:space="preserve">Pour être active, la vitamine D doit subir </w:t>
      </w:r>
      <w:proofErr w:type="gramStart"/>
      <w:r w:rsidR="007575F2">
        <w:rPr>
          <w:spacing w:val="1"/>
        </w:rPr>
        <w:t>une double hydroxylation</w:t>
      </w:r>
      <w:proofErr w:type="gramEnd"/>
      <w:r w:rsidR="007575F2">
        <w:rPr>
          <w:spacing w:val="1"/>
        </w:rPr>
        <w:t xml:space="preserve"> en positions 1 et 25, formant ainsi une hormone, le calcitriol ou 1,25</w:t>
      </w:r>
      <w:r w:rsidR="00CF68F8">
        <w:rPr>
          <w:spacing w:val="1"/>
        </w:rPr>
        <w:t>-</w:t>
      </w:r>
      <w:r w:rsidR="007575F2">
        <w:rPr>
          <w:spacing w:val="1"/>
        </w:rPr>
        <w:t>dihydroxycalciferol.</w:t>
      </w:r>
      <w:commentRangeEnd w:id="20"/>
      <w:r w:rsidR="00CF68F8">
        <w:rPr>
          <w:rStyle w:val="CommentReference"/>
        </w:rPr>
        <w:commentReference w:id="20"/>
      </w:r>
      <w:r w:rsidR="007575F2">
        <w:rPr>
          <w:spacing w:val="1"/>
        </w:rPr>
        <w:t xml:space="preserve"> </w:t>
      </w:r>
      <w:r>
        <w:t>Une</w:t>
      </w:r>
      <w:r>
        <w:rPr>
          <w:spacing w:val="3"/>
        </w:rPr>
        <w:t xml:space="preserve"> </w:t>
      </w:r>
      <w:r>
        <w:t>hormone</w:t>
      </w:r>
      <w:r>
        <w:rPr>
          <w:spacing w:val="4"/>
        </w:rPr>
        <w:t xml:space="preserve"> </w:t>
      </w:r>
      <w:r>
        <w:t>est</w:t>
      </w:r>
      <w:r>
        <w:rPr>
          <w:spacing w:val="4"/>
        </w:rPr>
        <w:t xml:space="preserve"> </w:t>
      </w:r>
      <w:r>
        <w:t>une</w:t>
      </w:r>
      <w:r>
        <w:rPr>
          <w:spacing w:val="4"/>
        </w:rPr>
        <w:t xml:space="preserve"> </w:t>
      </w:r>
      <w:r>
        <w:t>substance</w:t>
      </w:r>
      <w:r>
        <w:rPr>
          <w:spacing w:val="10"/>
        </w:rPr>
        <w:t xml:space="preserve"> </w:t>
      </w:r>
      <w:r>
        <w:t>chimique</w:t>
      </w:r>
      <w:r>
        <w:rPr>
          <w:spacing w:val="11"/>
        </w:rPr>
        <w:t xml:space="preserve"> </w:t>
      </w:r>
      <w:r>
        <w:t>qui</w:t>
      </w:r>
      <w:r>
        <w:rPr>
          <w:spacing w:val="11"/>
        </w:rPr>
        <w:t xml:space="preserve"> </w:t>
      </w:r>
      <w:r>
        <w:t>aide</w:t>
      </w:r>
      <w:r>
        <w:rPr>
          <w:spacing w:val="11"/>
        </w:rPr>
        <w:t xml:space="preserve"> </w:t>
      </w:r>
      <w:r>
        <w:t>à</w:t>
      </w:r>
      <w:r>
        <w:rPr>
          <w:spacing w:val="11"/>
        </w:rPr>
        <w:t xml:space="preserve"> </w:t>
      </w:r>
      <w:r>
        <w:t>contrôler</w:t>
      </w:r>
      <w:r>
        <w:rPr>
          <w:spacing w:val="11"/>
        </w:rPr>
        <w:t xml:space="preserve"> </w:t>
      </w:r>
      <w:r>
        <w:t>et</w:t>
      </w:r>
      <w:r>
        <w:rPr>
          <w:spacing w:val="10"/>
        </w:rPr>
        <w:t xml:space="preserve"> </w:t>
      </w:r>
      <w:r>
        <w:t>à</w:t>
      </w:r>
      <w:r>
        <w:rPr>
          <w:spacing w:val="11"/>
        </w:rPr>
        <w:t xml:space="preserve"> </w:t>
      </w:r>
      <w:r>
        <w:t>réguler</w:t>
      </w:r>
      <w:r>
        <w:rPr>
          <w:spacing w:val="11"/>
        </w:rPr>
        <w:t xml:space="preserve"> </w:t>
      </w:r>
      <w:r>
        <w:t>différentes</w:t>
      </w:r>
      <w:r>
        <w:rPr>
          <w:spacing w:val="11"/>
        </w:rPr>
        <w:t xml:space="preserve"> </w:t>
      </w:r>
      <w:r>
        <w:t>activités</w:t>
      </w:r>
      <w:r>
        <w:rPr>
          <w:spacing w:val="11"/>
        </w:rPr>
        <w:t xml:space="preserve"> </w:t>
      </w:r>
      <w:r>
        <w:t>dans</w:t>
      </w:r>
      <w:r>
        <w:rPr>
          <w:spacing w:val="11"/>
        </w:rPr>
        <w:t xml:space="preserve"> </w:t>
      </w:r>
      <w:r>
        <w:t>l’organisme</w:t>
      </w:r>
      <w:r>
        <w:rPr>
          <w:spacing w:val="10"/>
        </w:rPr>
        <w:t xml:space="preserve"> </w:t>
      </w:r>
      <w:r>
        <w:t>(Ellison</w:t>
      </w:r>
      <w:r>
        <w:rPr>
          <w:spacing w:val="11"/>
        </w:rPr>
        <w:t xml:space="preserve"> </w:t>
      </w:r>
      <w:r>
        <w:t>et</w:t>
      </w:r>
      <w:r>
        <w:rPr>
          <w:spacing w:val="1"/>
        </w:rPr>
        <w:t xml:space="preserve"> </w:t>
      </w:r>
      <w:r>
        <w:t>Moran</w:t>
      </w:r>
      <w:r>
        <w:rPr>
          <w:spacing w:val="9"/>
        </w:rPr>
        <w:t xml:space="preserve"> </w:t>
      </w:r>
      <w:r>
        <w:fldChar w:fldCharType="begin"/>
      </w:r>
      <w:r>
        <w:instrText>HYPERLINK \l "_bookmark71"</w:instrText>
      </w:r>
      <w:r>
        <w:fldChar w:fldCharType="separate"/>
      </w:r>
      <w:r>
        <w:t>2020</w:t>
      </w:r>
      <w:r>
        <w:fldChar w:fldCharType="end"/>
      </w:r>
      <w:r>
        <w:t>).</w:t>
      </w:r>
      <w:r>
        <w:rPr>
          <w:spacing w:val="10"/>
        </w:rPr>
        <w:t xml:space="preserve"> </w:t>
      </w:r>
      <w:r>
        <w:t>La</w:t>
      </w:r>
      <w:r>
        <w:rPr>
          <w:spacing w:val="9"/>
        </w:rPr>
        <w:t xml:space="preserve"> </w:t>
      </w:r>
      <w:r>
        <w:t>vitamine</w:t>
      </w:r>
      <w:r>
        <w:rPr>
          <w:spacing w:val="9"/>
        </w:rPr>
        <w:t xml:space="preserve"> </w:t>
      </w:r>
      <w:r>
        <w:t>D</w:t>
      </w:r>
      <w:r>
        <w:rPr>
          <w:spacing w:val="9"/>
        </w:rPr>
        <w:t xml:space="preserve"> </w:t>
      </w:r>
      <w:r>
        <w:t>est</w:t>
      </w:r>
      <w:r>
        <w:rPr>
          <w:spacing w:val="9"/>
        </w:rPr>
        <w:t xml:space="preserve"> </w:t>
      </w:r>
      <w:r>
        <w:t>capable</w:t>
      </w:r>
      <w:r>
        <w:rPr>
          <w:spacing w:val="9"/>
        </w:rPr>
        <w:t xml:space="preserve"> </w:t>
      </w:r>
      <w:r>
        <w:t>d’agir</w:t>
      </w:r>
      <w:r>
        <w:rPr>
          <w:spacing w:val="9"/>
        </w:rPr>
        <w:t xml:space="preserve"> </w:t>
      </w:r>
      <w:r>
        <w:t>en</w:t>
      </w:r>
      <w:r>
        <w:rPr>
          <w:spacing w:val="9"/>
        </w:rPr>
        <w:t xml:space="preserve"> </w:t>
      </w:r>
      <w:commentRangeStart w:id="21"/>
      <w:r w:rsidR="007575F2">
        <w:t>régulant la</w:t>
      </w:r>
      <w:r>
        <w:rPr>
          <w:spacing w:val="9"/>
        </w:rPr>
        <w:t xml:space="preserve"> </w:t>
      </w:r>
      <w:r>
        <w:t>transcription</w:t>
      </w:r>
      <w:r>
        <w:rPr>
          <w:spacing w:val="9"/>
        </w:rPr>
        <w:t xml:space="preserve"> </w:t>
      </w:r>
      <w:commentRangeEnd w:id="21"/>
      <w:r w:rsidR="007575F2">
        <w:rPr>
          <w:rStyle w:val="CommentReference"/>
        </w:rPr>
        <w:commentReference w:id="21"/>
      </w:r>
      <w:r w:rsidR="007575F2">
        <w:rPr>
          <w:spacing w:val="9"/>
        </w:rPr>
        <w:t xml:space="preserve">de différents gènes </w:t>
      </w:r>
      <w:r>
        <w:t>et</w:t>
      </w:r>
      <w:r>
        <w:rPr>
          <w:spacing w:val="9"/>
        </w:rPr>
        <w:t xml:space="preserve"> </w:t>
      </w:r>
      <w:r w:rsidR="007575F2">
        <w:t>en</w:t>
      </w:r>
      <w:r w:rsidR="007575F2">
        <w:rPr>
          <w:spacing w:val="9"/>
        </w:rPr>
        <w:t xml:space="preserve"> </w:t>
      </w:r>
      <w:r>
        <w:t>modifi</w:t>
      </w:r>
      <w:r w:rsidR="007575F2">
        <w:t>ant</w:t>
      </w:r>
      <w:r>
        <w:rPr>
          <w:spacing w:val="1"/>
        </w:rPr>
        <w:t xml:space="preserve"> </w:t>
      </w:r>
      <w:bookmarkStart w:id="22" w:name="_bookmark10"/>
      <w:bookmarkEnd w:id="22"/>
      <w:r>
        <w:t>le métabolisme</w:t>
      </w:r>
      <w:r>
        <w:rPr>
          <w:spacing w:val="1"/>
        </w:rPr>
        <w:t xml:space="preserve"> </w:t>
      </w:r>
      <w:r>
        <w:t>de</w:t>
      </w:r>
      <w:r>
        <w:rPr>
          <w:spacing w:val="1"/>
        </w:rPr>
        <w:t xml:space="preserve"> </w:t>
      </w:r>
      <w:r>
        <w:t>diverses</w:t>
      </w:r>
      <w:r>
        <w:rPr>
          <w:spacing w:val="1"/>
        </w:rPr>
        <w:t xml:space="preserve"> </w:t>
      </w:r>
      <w:r>
        <w:t>manières.</w:t>
      </w:r>
      <w:r>
        <w:rPr>
          <w:spacing w:val="1"/>
        </w:rPr>
        <w:t xml:space="preserve"> </w:t>
      </w:r>
      <w:r>
        <w:t>Pratiquement toutes</w:t>
      </w:r>
      <w:r>
        <w:rPr>
          <w:spacing w:val="1"/>
        </w:rPr>
        <w:t xml:space="preserve"> </w:t>
      </w:r>
      <w:r>
        <w:t>les</w:t>
      </w:r>
      <w:r>
        <w:rPr>
          <w:spacing w:val="1"/>
        </w:rPr>
        <w:t xml:space="preserve"> </w:t>
      </w:r>
      <w:r>
        <w:t>cellules</w:t>
      </w:r>
      <w:r>
        <w:rPr>
          <w:spacing w:val="1"/>
        </w:rPr>
        <w:t xml:space="preserve"> </w:t>
      </w:r>
      <w:r>
        <w:t>de</w:t>
      </w:r>
      <w:r>
        <w:rPr>
          <w:spacing w:val="1"/>
        </w:rPr>
        <w:t xml:space="preserve"> </w:t>
      </w:r>
      <w:r>
        <w:t>l’organisme possèdent</w:t>
      </w:r>
      <w:r>
        <w:rPr>
          <w:spacing w:val="1"/>
        </w:rPr>
        <w:t xml:space="preserve"> </w:t>
      </w:r>
      <w:r w:rsidR="007575F2">
        <w:t>des</w:t>
      </w:r>
      <w:r w:rsidR="007575F2">
        <w:rPr>
          <w:spacing w:val="1"/>
        </w:rPr>
        <w:t xml:space="preserve"> </w:t>
      </w:r>
      <w:r>
        <w:t>récepteur</w:t>
      </w:r>
      <w:r w:rsidR="007575F2">
        <w:t>s</w:t>
      </w:r>
      <w:r>
        <w:t xml:space="preserve"> de la vitamine D (</w:t>
      </w:r>
      <w:r>
        <w:fldChar w:fldCharType="begin"/>
      </w:r>
      <w:r>
        <w:instrText>HYPERLINK \l "_bookmark6"</w:instrText>
      </w:r>
      <w:r>
        <w:fldChar w:fldCharType="separate"/>
      </w:r>
      <w:r>
        <w:t>VDR</w:t>
      </w:r>
      <w:r>
        <w:fldChar w:fldCharType="end"/>
      </w:r>
      <w:r>
        <w:t xml:space="preserve">), ce qui explique ses effets </w:t>
      </w:r>
      <w:proofErr w:type="spellStart"/>
      <w:r>
        <w:t>pléiotropiques</w:t>
      </w:r>
      <w:proofErr w:type="spellEnd"/>
      <w:r>
        <w:t xml:space="preserve"> dans diverses maladies</w:t>
      </w:r>
      <w:r>
        <w:rPr>
          <w:spacing w:val="-52"/>
        </w:rPr>
        <w:t xml:space="preserve"> </w:t>
      </w:r>
      <w:r>
        <w:rPr>
          <w:w w:val="95"/>
        </w:rPr>
        <w:t>(Ellison</w:t>
      </w:r>
      <w:r>
        <w:rPr>
          <w:spacing w:val="24"/>
          <w:w w:val="95"/>
        </w:rPr>
        <w:t xml:space="preserve"> </w:t>
      </w:r>
      <w:r>
        <w:rPr>
          <w:w w:val="95"/>
        </w:rPr>
        <w:t>et</w:t>
      </w:r>
      <w:r>
        <w:rPr>
          <w:spacing w:val="24"/>
          <w:w w:val="95"/>
        </w:rPr>
        <w:t xml:space="preserve"> </w:t>
      </w:r>
      <w:r>
        <w:rPr>
          <w:w w:val="95"/>
        </w:rPr>
        <w:t>Moran</w:t>
      </w:r>
      <w:r>
        <w:rPr>
          <w:spacing w:val="24"/>
          <w:w w:val="95"/>
        </w:rPr>
        <w:t xml:space="preserve"> </w:t>
      </w:r>
      <w:r>
        <w:fldChar w:fldCharType="begin"/>
      </w:r>
      <w:r>
        <w:instrText>HYPERLINK \l "_bookmark71"</w:instrText>
      </w:r>
      <w:r>
        <w:fldChar w:fldCharType="separate"/>
      </w:r>
      <w:r>
        <w:rPr>
          <w:w w:val="95"/>
        </w:rPr>
        <w:t>2020</w:t>
      </w:r>
      <w:r>
        <w:rPr>
          <w:spacing w:val="-17"/>
          <w:w w:val="95"/>
        </w:rPr>
        <w:t xml:space="preserve"> </w:t>
      </w:r>
      <w:r>
        <w:rPr>
          <w:spacing w:val="-17"/>
          <w:w w:val="95"/>
        </w:rPr>
        <w:fldChar w:fldCharType="end"/>
      </w:r>
      <w:r>
        <w:rPr>
          <w:w w:val="95"/>
        </w:rPr>
        <w:t>;</w:t>
      </w:r>
      <w:r>
        <w:rPr>
          <w:spacing w:val="24"/>
          <w:w w:val="95"/>
        </w:rPr>
        <w:t xml:space="preserve"> </w:t>
      </w:r>
      <w:proofErr w:type="spellStart"/>
      <w:r>
        <w:rPr>
          <w:w w:val="95"/>
        </w:rPr>
        <w:t>Caprio</w:t>
      </w:r>
      <w:proofErr w:type="spellEnd"/>
      <w:r>
        <w:rPr>
          <w:spacing w:val="24"/>
          <w:w w:val="95"/>
        </w:rPr>
        <w:t xml:space="preserve"> </w:t>
      </w:r>
      <w:r>
        <w:rPr>
          <w:w w:val="95"/>
        </w:rPr>
        <w:t>et</w:t>
      </w:r>
      <w:r>
        <w:rPr>
          <w:spacing w:val="25"/>
          <w:w w:val="95"/>
        </w:rPr>
        <w:t xml:space="preserve"> </w:t>
      </w:r>
      <w:r>
        <w:rPr>
          <w:w w:val="95"/>
        </w:rPr>
        <w:t>al.</w:t>
      </w:r>
      <w:r>
        <w:rPr>
          <w:spacing w:val="24"/>
          <w:w w:val="95"/>
        </w:rPr>
        <w:t xml:space="preserve"> </w:t>
      </w:r>
      <w:r>
        <w:fldChar w:fldCharType="begin"/>
      </w:r>
      <w:r>
        <w:instrText>HYPERLINK \l "_bookmark64"</w:instrText>
      </w:r>
      <w:r>
        <w:fldChar w:fldCharType="separate"/>
      </w:r>
      <w:r>
        <w:rPr>
          <w:w w:val="95"/>
        </w:rPr>
        <w:t>2017</w:t>
      </w:r>
      <w:r>
        <w:rPr>
          <w:spacing w:val="-17"/>
          <w:w w:val="95"/>
        </w:rPr>
        <w:t xml:space="preserve"> </w:t>
      </w:r>
      <w:r>
        <w:rPr>
          <w:spacing w:val="-17"/>
          <w:w w:val="95"/>
        </w:rPr>
        <w:fldChar w:fldCharType="end"/>
      </w:r>
      <w:r>
        <w:rPr>
          <w:w w:val="95"/>
        </w:rPr>
        <w:t>;</w:t>
      </w:r>
      <w:r>
        <w:rPr>
          <w:spacing w:val="24"/>
          <w:w w:val="95"/>
        </w:rPr>
        <w:t xml:space="preserve"> </w:t>
      </w:r>
      <w:r>
        <w:rPr>
          <w:w w:val="95"/>
        </w:rPr>
        <w:t>Norman</w:t>
      </w:r>
      <w:r>
        <w:rPr>
          <w:spacing w:val="24"/>
          <w:w w:val="95"/>
        </w:rPr>
        <w:t xml:space="preserve"> </w:t>
      </w:r>
      <w:r>
        <w:fldChar w:fldCharType="begin"/>
      </w:r>
      <w:r>
        <w:instrText>HYPERLINK \l "_bookmark91"</w:instrText>
      </w:r>
      <w:r>
        <w:fldChar w:fldCharType="separate"/>
      </w:r>
      <w:r>
        <w:rPr>
          <w:w w:val="95"/>
        </w:rPr>
        <w:t>2008</w:t>
      </w:r>
      <w:r>
        <w:rPr>
          <w:w w:val="95"/>
        </w:rPr>
        <w:fldChar w:fldCharType="end"/>
      </w:r>
      <w:r>
        <w:rPr>
          <w:w w:val="95"/>
        </w:rPr>
        <w:t>).</w:t>
      </w:r>
      <w:r>
        <w:rPr>
          <w:spacing w:val="24"/>
          <w:w w:val="95"/>
        </w:rPr>
        <w:t xml:space="preserve"> </w:t>
      </w:r>
      <w:r>
        <w:rPr>
          <w:w w:val="95"/>
        </w:rPr>
        <w:t>Le</w:t>
      </w:r>
      <w:r>
        <w:rPr>
          <w:spacing w:val="24"/>
          <w:w w:val="95"/>
        </w:rPr>
        <w:t xml:space="preserve"> </w:t>
      </w:r>
      <w:r>
        <w:rPr>
          <w:w w:val="95"/>
        </w:rPr>
        <w:t>VDR</w:t>
      </w:r>
      <w:r>
        <w:rPr>
          <w:spacing w:val="25"/>
          <w:w w:val="95"/>
        </w:rPr>
        <w:t xml:space="preserve"> </w:t>
      </w:r>
      <w:r>
        <w:rPr>
          <w:w w:val="95"/>
        </w:rPr>
        <w:t>est</w:t>
      </w:r>
      <w:r>
        <w:rPr>
          <w:spacing w:val="24"/>
          <w:w w:val="95"/>
        </w:rPr>
        <w:t xml:space="preserve"> </w:t>
      </w:r>
      <w:r>
        <w:rPr>
          <w:w w:val="95"/>
        </w:rPr>
        <w:t>un</w:t>
      </w:r>
      <w:r>
        <w:rPr>
          <w:spacing w:val="24"/>
          <w:w w:val="95"/>
        </w:rPr>
        <w:t xml:space="preserve"> </w:t>
      </w:r>
      <w:r>
        <w:rPr>
          <w:w w:val="95"/>
        </w:rPr>
        <w:t>récepteur</w:t>
      </w:r>
      <w:r>
        <w:rPr>
          <w:spacing w:val="24"/>
          <w:w w:val="95"/>
        </w:rPr>
        <w:t xml:space="preserve"> </w:t>
      </w:r>
      <w:r>
        <w:rPr>
          <w:w w:val="95"/>
        </w:rPr>
        <w:t>faisant</w:t>
      </w:r>
      <w:r>
        <w:rPr>
          <w:spacing w:val="25"/>
          <w:w w:val="95"/>
        </w:rPr>
        <w:t xml:space="preserve"> </w:t>
      </w:r>
      <w:r>
        <w:rPr>
          <w:w w:val="95"/>
        </w:rPr>
        <w:t>partie</w:t>
      </w:r>
      <w:r>
        <w:rPr>
          <w:spacing w:val="1"/>
          <w:w w:val="95"/>
        </w:rPr>
        <w:t xml:space="preserve"> </w:t>
      </w:r>
      <w:r>
        <w:t>de</w:t>
      </w:r>
      <w:r>
        <w:rPr>
          <w:spacing w:val="1"/>
        </w:rPr>
        <w:t xml:space="preserve"> </w:t>
      </w:r>
      <w:r>
        <w:t>la</w:t>
      </w:r>
      <w:r>
        <w:rPr>
          <w:spacing w:val="2"/>
        </w:rPr>
        <w:t xml:space="preserve"> </w:t>
      </w:r>
      <w:r>
        <w:t>classe</w:t>
      </w:r>
      <w:r>
        <w:rPr>
          <w:spacing w:val="2"/>
        </w:rPr>
        <w:t xml:space="preserve"> </w:t>
      </w:r>
      <w:r>
        <w:t>des</w:t>
      </w:r>
      <w:r>
        <w:rPr>
          <w:spacing w:val="2"/>
        </w:rPr>
        <w:t xml:space="preserve"> </w:t>
      </w:r>
      <w:r w:rsidR="00CF68F8">
        <w:t>récepteurs</w:t>
      </w:r>
      <w:r>
        <w:rPr>
          <w:spacing w:val="2"/>
        </w:rPr>
        <w:t xml:space="preserve"> </w:t>
      </w:r>
      <w:r>
        <w:t>nucléaire</w:t>
      </w:r>
      <w:r w:rsidR="00CF68F8">
        <w:t>s</w:t>
      </w:r>
      <w:r>
        <w:t>.</w:t>
      </w:r>
      <w:r>
        <w:rPr>
          <w:spacing w:val="2"/>
        </w:rPr>
        <w:t xml:space="preserve"> </w:t>
      </w:r>
      <w:r>
        <w:t>Ainsi,</w:t>
      </w:r>
      <w:r>
        <w:rPr>
          <w:spacing w:val="2"/>
        </w:rPr>
        <w:t xml:space="preserve"> </w:t>
      </w:r>
      <w:r>
        <w:t>la</w:t>
      </w:r>
      <w:r>
        <w:rPr>
          <w:spacing w:val="2"/>
        </w:rPr>
        <w:t xml:space="preserve"> </w:t>
      </w:r>
      <w:r>
        <w:t>liaison</w:t>
      </w:r>
      <w:r>
        <w:rPr>
          <w:spacing w:val="2"/>
        </w:rPr>
        <w:t xml:space="preserve"> </w:t>
      </w:r>
      <w:r>
        <w:t>de</w:t>
      </w:r>
      <w:r>
        <w:rPr>
          <w:spacing w:val="1"/>
        </w:rPr>
        <w:t xml:space="preserve"> </w:t>
      </w:r>
      <w:r>
        <w:t>la</w:t>
      </w:r>
      <w:r>
        <w:rPr>
          <w:spacing w:val="2"/>
        </w:rPr>
        <w:t xml:space="preserve"> </w:t>
      </w:r>
      <w:r>
        <w:t>vitamine</w:t>
      </w:r>
      <w:r>
        <w:rPr>
          <w:spacing w:val="2"/>
        </w:rPr>
        <w:t xml:space="preserve"> </w:t>
      </w:r>
      <w:r>
        <w:t>D</w:t>
      </w:r>
      <w:r>
        <w:rPr>
          <w:spacing w:val="2"/>
        </w:rPr>
        <w:t xml:space="preserve"> </w:t>
      </w:r>
      <w:r>
        <w:t>sur</w:t>
      </w:r>
      <w:r>
        <w:rPr>
          <w:spacing w:val="2"/>
        </w:rPr>
        <w:t xml:space="preserve"> </w:t>
      </w:r>
      <w:r>
        <w:t>son</w:t>
      </w:r>
      <w:r>
        <w:rPr>
          <w:spacing w:val="2"/>
        </w:rPr>
        <w:t xml:space="preserve"> </w:t>
      </w:r>
      <w:r>
        <w:t>récepteur</w:t>
      </w:r>
      <w:r>
        <w:rPr>
          <w:spacing w:val="17"/>
        </w:rPr>
        <w:t xml:space="preserve"> </w:t>
      </w:r>
      <w:r>
        <w:t>conduit</w:t>
      </w:r>
      <w:r>
        <w:rPr>
          <w:spacing w:val="17"/>
        </w:rPr>
        <w:t xml:space="preserve"> </w:t>
      </w:r>
      <w:r>
        <w:t>à</w:t>
      </w:r>
      <w:r>
        <w:rPr>
          <w:spacing w:val="17"/>
        </w:rPr>
        <w:t xml:space="preserve"> </w:t>
      </w:r>
      <w:r w:rsidR="00CF68F8">
        <w:t>sa</w:t>
      </w:r>
      <w:r>
        <w:rPr>
          <w:spacing w:val="17"/>
        </w:rPr>
        <w:t xml:space="preserve"> </w:t>
      </w:r>
      <w:r>
        <w:t>translocation</w:t>
      </w:r>
      <w:r>
        <w:rPr>
          <w:spacing w:val="17"/>
        </w:rPr>
        <w:t xml:space="preserve"> </w:t>
      </w:r>
      <w:r>
        <w:t>nucléaire</w:t>
      </w:r>
      <w:r>
        <w:rPr>
          <w:spacing w:val="18"/>
        </w:rPr>
        <w:t xml:space="preserve"> </w:t>
      </w:r>
      <w:r>
        <w:t>et</w:t>
      </w:r>
      <w:r>
        <w:rPr>
          <w:spacing w:val="17"/>
        </w:rPr>
        <w:t xml:space="preserve"> </w:t>
      </w:r>
      <w:r w:rsidR="00CF68F8">
        <w:rPr>
          <w:spacing w:val="17"/>
        </w:rPr>
        <w:t>à sa</w:t>
      </w:r>
      <w:r>
        <w:rPr>
          <w:spacing w:val="17"/>
        </w:rPr>
        <w:t xml:space="preserve"> </w:t>
      </w:r>
      <w:r>
        <w:t>liaison</w:t>
      </w:r>
      <w:r>
        <w:rPr>
          <w:spacing w:val="17"/>
        </w:rPr>
        <w:t xml:space="preserve"> </w:t>
      </w:r>
      <w:r>
        <w:t>à</w:t>
      </w:r>
      <w:r>
        <w:rPr>
          <w:spacing w:val="18"/>
        </w:rPr>
        <w:t xml:space="preserve"> </w:t>
      </w:r>
      <w:r>
        <w:t>l’ADN</w:t>
      </w:r>
      <w:r>
        <w:rPr>
          <w:spacing w:val="17"/>
        </w:rPr>
        <w:t xml:space="preserve"> </w:t>
      </w:r>
      <w:r w:rsidR="000B7F42">
        <w:rPr>
          <w:spacing w:val="17"/>
        </w:rPr>
        <w:t xml:space="preserve">au niveau des séquences de réponse (VDRE) situées dans les séquences promoteurs de différents gènes </w:t>
      </w:r>
      <w:r>
        <w:t>(Bouillon</w:t>
      </w:r>
      <w:r>
        <w:rPr>
          <w:spacing w:val="1"/>
        </w:rPr>
        <w:t xml:space="preserve"> </w:t>
      </w:r>
      <w:r>
        <w:t>et</w:t>
      </w:r>
      <w:r>
        <w:rPr>
          <w:spacing w:val="5"/>
        </w:rPr>
        <w:t xml:space="preserve"> </w:t>
      </w:r>
      <w:r>
        <w:t>al.</w:t>
      </w:r>
      <w:r>
        <w:rPr>
          <w:spacing w:val="5"/>
        </w:rPr>
        <w:t xml:space="preserve"> </w:t>
      </w:r>
      <w:r>
        <w:fldChar w:fldCharType="begin"/>
      </w:r>
      <w:r>
        <w:instrText>HYPERLINK \l "_bookmark60"</w:instrText>
      </w:r>
      <w:r>
        <w:fldChar w:fldCharType="separate"/>
      </w:r>
      <w:r>
        <w:t>2008</w:t>
      </w:r>
      <w:r>
        <w:fldChar w:fldCharType="end"/>
      </w:r>
      <w:r>
        <w:t>).</w:t>
      </w:r>
    </w:p>
    <w:p w14:paraId="11A3CA91" w14:textId="77777777" w:rsidR="002C0AF8" w:rsidRDefault="002C0AF8">
      <w:pPr>
        <w:spacing w:line="241" w:lineRule="exact"/>
        <w:sectPr w:rsidR="002C0AF8">
          <w:pgSz w:w="11910" w:h="16840"/>
          <w:pgMar w:top="1580" w:right="1620" w:bottom="1140" w:left="1300" w:header="0" w:footer="944" w:gutter="0"/>
          <w:cols w:space="720"/>
        </w:sectPr>
      </w:pPr>
    </w:p>
    <w:p w14:paraId="539EE26F" w14:textId="77777777" w:rsidR="002C0AF8" w:rsidRDefault="002C0AF8">
      <w:pPr>
        <w:pStyle w:val="BodyText"/>
        <w:rPr>
          <w:sz w:val="20"/>
        </w:rPr>
      </w:pPr>
    </w:p>
    <w:p w14:paraId="11619A4A" w14:textId="77777777" w:rsidR="002C0AF8" w:rsidRDefault="002C0AF8">
      <w:pPr>
        <w:pStyle w:val="BodyText"/>
        <w:spacing w:before="6" w:after="1"/>
        <w:rPr>
          <w:sz w:val="13"/>
        </w:rPr>
      </w:pPr>
    </w:p>
    <w:p w14:paraId="6868B3D1" w14:textId="77777777" w:rsidR="002C0AF8" w:rsidRDefault="003E36B0">
      <w:pPr>
        <w:pStyle w:val="BodyText"/>
        <w:ind w:left="2292"/>
        <w:rPr>
          <w:sz w:val="20"/>
        </w:rPr>
      </w:pPr>
      <w:r>
        <w:rPr>
          <w:noProof/>
          <w:sz w:val="20"/>
        </w:rPr>
        <w:drawing>
          <wp:inline distT="0" distB="0" distL="0" distR="0" wp14:anchorId="1EDB0E78" wp14:editId="54C6E5BD">
            <wp:extent cx="2743200" cy="221599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743200" cy="2215991"/>
                    </a:xfrm>
                    <a:prstGeom prst="rect">
                      <a:avLst/>
                    </a:prstGeom>
                  </pic:spPr>
                </pic:pic>
              </a:graphicData>
            </a:graphic>
          </wp:inline>
        </w:drawing>
      </w:r>
    </w:p>
    <w:p w14:paraId="13C735D7" w14:textId="77777777" w:rsidR="002C0AF8" w:rsidRDefault="002C0AF8">
      <w:pPr>
        <w:pStyle w:val="BodyText"/>
        <w:spacing w:before="10"/>
        <w:rPr>
          <w:sz w:val="9"/>
        </w:rPr>
      </w:pPr>
    </w:p>
    <w:p w14:paraId="5C693592" w14:textId="67359196" w:rsidR="002C0AF8" w:rsidRDefault="003E36B0">
      <w:pPr>
        <w:spacing w:before="91"/>
        <w:ind w:left="859"/>
        <w:rPr>
          <w:sz w:val="20"/>
        </w:rPr>
      </w:pPr>
      <w:bookmarkStart w:id="23" w:name="_bookmark11"/>
      <w:bookmarkEnd w:id="23"/>
      <w:r>
        <w:rPr>
          <w:b/>
          <w:sz w:val="20"/>
        </w:rPr>
        <w:t>F</w:t>
      </w:r>
      <w:r>
        <w:rPr>
          <w:b/>
          <w:smallCaps/>
          <w:sz w:val="20"/>
        </w:rPr>
        <w:t>i</w:t>
      </w:r>
      <w:r w:rsidR="000B7F42">
        <w:rPr>
          <w:b/>
          <w:smallCaps/>
          <w:sz w:val="20"/>
        </w:rPr>
        <w:t>g</w:t>
      </w:r>
      <w:r>
        <w:rPr>
          <w:b/>
          <w:smallCaps/>
          <w:sz w:val="20"/>
        </w:rPr>
        <w:t>ure</w:t>
      </w:r>
      <w:r>
        <w:rPr>
          <w:b/>
          <w:spacing w:val="-10"/>
          <w:sz w:val="20"/>
        </w:rPr>
        <w:t xml:space="preserve"> </w:t>
      </w:r>
      <w:r>
        <w:rPr>
          <w:b/>
          <w:sz w:val="20"/>
        </w:rPr>
        <w:t>1</w:t>
      </w:r>
      <w:r>
        <w:rPr>
          <w:b/>
          <w:spacing w:val="-9"/>
          <w:sz w:val="20"/>
        </w:rPr>
        <w:t xml:space="preserve"> </w:t>
      </w:r>
      <w:r>
        <w:rPr>
          <w:b/>
          <w:sz w:val="20"/>
        </w:rPr>
        <w:t>–</w:t>
      </w:r>
      <w:r>
        <w:rPr>
          <w:b/>
          <w:spacing w:val="-9"/>
          <w:sz w:val="20"/>
        </w:rPr>
        <w:t xml:space="preserve"> </w:t>
      </w:r>
      <w:r>
        <w:rPr>
          <w:sz w:val="20"/>
        </w:rPr>
        <w:t>Structure</w:t>
      </w:r>
      <w:r>
        <w:rPr>
          <w:spacing w:val="-10"/>
          <w:sz w:val="20"/>
        </w:rPr>
        <w:t xml:space="preserve"> </w:t>
      </w:r>
      <w:r>
        <w:rPr>
          <w:sz w:val="20"/>
        </w:rPr>
        <w:t>chimique</w:t>
      </w:r>
      <w:r>
        <w:rPr>
          <w:spacing w:val="-9"/>
          <w:sz w:val="20"/>
        </w:rPr>
        <w:t xml:space="preserve"> </w:t>
      </w:r>
      <w:r>
        <w:rPr>
          <w:sz w:val="20"/>
        </w:rPr>
        <w:t>de</w:t>
      </w:r>
      <w:r>
        <w:rPr>
          <w:spacing w:val="-9"/>
          <w:sz w:val="20"/>
        </w:rPr>
        <w:t xml:space="preserve"> </w:t>
      </w:r>
      <w:r>
        <w:rPr>
          <w:sz w:val="20"/>
        </w:rPr>
        <w:t>la</w:t>
      </w:r>
      <w:r>
        <w:rPr>
          <w:spacing w:val="-10"/>
          <w:sz w:val="20"/>
        </w:rPr>
        <w:t xml:space="preserve"> </w:t>
      </w:r>
      <w:r>
        <w:rPr>
          <w:sz w:val="20"/>
        </w:rPr>
        <w:t>vitamine</w:t>
      </w:r>
      <w:r>
        <w:rPr>
          <w:spacing w:val="-9"/>
          <w:sz w:val="20"/>
        </w:rPr>
        <w:t xml:space="preserve"> </w:t>
      </w:r>
      <w:r>
        <w:rPr>
          <w:sz w:val="20"/>
        </w:rPr>
        <w:t>D3</w:t>
      </w:r>
      <w:r>
        <w:rPr>
          <w:spacing w:val="-9"/>
          <w:sz w:val="20"/>
        </w:rPr>
        <w:t xml:space="preserve"> </w:t>
      </w:r>
      <w:r>
        <w:rPr>
          <w:sz w:val="20"/>
        </w:rPr>
        <w:t>ou</w:t>
      </w:r>
      <w:r>
        <w:rPr>
          <w:spacing w:val="-9"/>
          <w:sz w:val="20"/>
        </w:rPr>
        <w:t xml:space="preserve"> </w:t>
      </w:r>
      <w:r>
        <w:rPr>
          <w:sz w:val="20"/>
        </w:rPr>
        <w:t>cholécalciférol.</w:t>
      </w:r>
      <w:r>
        <w:rPr>
          <w:spacing w:val="-10"/>
          <w:sz w:val="20"/>
        </w:rPr>
        <w:t xml:space="preserve"> </w:t>
      </w:r>
      <w:r>
        <w:rPr>
          <w:sz w:val="20"/>
        </w:rPr>
        <w:t>Source</w:t>
      </w:r>
      <w:r>
        <w:rPr>
          <w:spacing w:val="-9"/>
          <w:sz w:val="20"/>
        </w:rPr>
        <w:t xml:space="preserve"> </w:t>
      </w:r>
      <w:r>
        <w:rPr>
          <w:sz w:val="20"/>
        </w:rPr>
        <w:t>:</w:t>
      </w:r>
      <w:r>
        <w:rPr>
          <w:spacing w:val="-9"/>
          <w:sz w:val="20"/>
        </w:rPr>
        <w:t xml:space="preserve"> </w:t>
      </w:r>
      <w:r>
        <w:rPr>
          <w:sz w:val="20"/>
        </w:rPr>
        <w:t>Wikipédia</w:t>
      </w:r>
    </w:p>
    <w:p w14:paraId="4B391248" w14:textId="77777777" w:rsidR="002C0AF8" w:rsidRDefault="002C0AF8">
      <w:pPr>
        <w:pStyle w:val="BodyText"/>
      </w:pPr>
    </w:p>
    <w:p w14:paraId="677F31BD" w14:textId="77777777" w:rsidR="002C0AF8" w:rsidRDefault="003E36B0">
      <w:pPr>
        <w:pStyle w:val="ListParagraph"/>
        <w:numPr>
          <w:ilvl w:val="1"/>
          <w:numId w:val="1"/>
        </w:numPr>
        <w:tabs>
          <w:tab w:val="left" w:pos="665"/>
        </w:tabs>
        <w:spacing w:before="131"/>
        <w:ind w:hanging="548"/>
        <w:rPr>
          <w:rFonts w:ascii="Arial" w:hAnsi="Arial"/>
          <w:b/>
          <w:sz w:val="28"/>
        </w:rPr>
      </w:pPr>
      <w:bookmarkStart w:id="24" w:name="Métabolisme"/>
      <w:bookmarkStart w:id="25" w:name="_bookmark12"/>
      <w:bookmarkEnd w:id="24"/>
      <w:bookmarkEnd w:id="25"/>
      <w:r>
        <w:rPr>
          <w:rFonts w:ascii="Arial" w:hAnsi="Arial"/>
          <w:b/>
          <w:sz w:val="28"/>
        </w:rPr>
        <w:t>Métabolisme</w:t>
      </w:r>
    </w:p>
    <w:p w14:paraId="15A41AD8" w14:textId="77777777" w:rsidR="002C0AF8" w:rsidRDefault="002C0AF8">
      <w:pPr>
        <w:pStyle w:val="BodyText"/>
        <w:spacing w:before="9"/>
        <w:rPr>
          <w:rFonts w:ascii="Arial"/>
          <w:b/>
          <w:sz w:val="31"/>
        </w:rPr>
      </w:pPr>
    </w:p>
    <w:p w14:paraId="53A69B9F" w14:textId="620DE9A7" w:rsidR="002C0AF8" w:rsidRDefault="003E36B0">
      <w:pPr>
        <w:pStyle w:val="BodyText"/>
        <w:spacing w:line="386" w:lineRule="auto"/>
        <w:ind w:left="117" w:right="125" w:firstLine="218"/>
        <w:jc w:val="both"/>
      </w:pPr>
      <w:r>
        <w:t>L</w:t>
      </w:r>
      <w:r w:rsidR="000B7F42">
        <w:t>’</w:t>
      </w:r>
      <w:r>
        <w:t>a</w:t>
      </w:r>
      <w:r w:rsidR="000B7F42">
        <w:t>ctivation de la</w:t>
      </w:r>
      <w:r>
        <w:t xml:space="preserve"> vitamine D </w:t>
      </w:r>
      <w:r w:rsidR="000B7F42">
        <w:t>en calcitriol nécessite sa</w:t>
      </w:r>
      <w:r>
        <w:t xml:space="preserve"> métaboli</w:t>
      </w:r>
      <w:r w:rsidR="000B7F42">
        <w:t xml:space="preserve">sation successivement </w:t>
      </w:r>
      <w:r>
        <w:t>dans le foie et les reins. La vitamine D</w:t>
      </w:r>
      <w:r>
        <w:rPr>
          <w:vertAlign w:val="subscript"/>
        </w:rPr>
        <w:t>3</w:t>
      </w:r>
      <w:r>
        <w:t xml:space="preserve"> peut être obtenue à</w:t>
      </w:r>
      <w:r>
        <w:rPr>
          <w:spacing w:val="1"/>
        </w:rPr>
        <w:t xml:space="preserve"> </w:t>
      </w:r>
      <w:r>
        <w:t>partir</w:t>
      </w:r>
      <w:r>
        <w:rPr>
          <w:spacing w:val="-11"/>
        </w:rPr>
        <w:t xml:space="preserve"> </w:t>
      </w:r>
      <w:r>
        <w:t>de</w:t>
      </w:r>
      <w:r>
        <w:rPr>
          <w:spacing w:val="-10"/>
        </w:rPr>
        <w:t xml:space="preserve"> </w:t>
      </w:r>
      <w:r>
        <w:t>compléments</w:t>
      </w:r>
      <w:r>
        <w:rPr>
          <w:spacing w:val="-10"/>
        </w:rPr>
        <w:t xml:space="preserve"> </w:t>
      </w:r>
      <w:r>
        <w:t>et</w:t>
      </w:r>
      <w:r>
        <w:rPr>
          <w:spacing w:val="-10"/>
        </w:rPr>
        <w:t xml:space="preserve"> </w:t>
      </w:r>
      <w:r>
        <w:t>d’apports</w:t>
      </w:r>
      <w:r>
        <w:rPr>
          <w:spacing w:val="-10"/>
        </w:rPr>
        <w:t xml:space="preserve"> </w:t>
      </w:r>
      <w:r>
        <w:t>alimentaires,</w:t>
      </w:r>
      <w:r>
        <w:rPr>
          <w:spacing w:val="-10"/>
        </w:rPr>
        <w:t xml:space="preserve"> </w:t>
      </w:r>
      <w:r>
        <w:t>mais</w:t>
      </w:r>
      <w:r>
        <w:rPr>
          <w:spacing w:val="-10"/>
        </w:rPr>
        <w:t xml:space="preserve"> </w:t>
      </w:r>
      <w:r>
        <w:t>est</w:t>
      </w:r>
      <w:r>
        <w:rPr>
          <w:spacing w:val="-10"/>
        </w:rPr>
        <w:t xml:space="preserve"> </w:t>
      </w:r>
      <w:r>
        <w:t>principalement</w:t>
      </w:r>
      <w:r>
        <w:rPr>
          <w:spacing w:val="-10"/>
        </w:rPr>
        <w:t xml:space="preserve"> </w:t>
      </w:r>
      <w:r>
        <w:t>obtenue</w:t>
      </w:r>
      <w:r>
        <w:rPr>
          <w:spacing w:val="-10"/>
        </w:rPr>
        <w:t xml:space="preserve"> </w:t>
      </w:r>
      <w:r>
        <w:t>par</w:t>
      </w:r>
      <w:r>
        <w:rPr>
          <w:spacing w:val="-10"/>
        </w:rPr>
        <w:t xml:space="preserve"> </w:t>
      </w:r>
      <w:r>
        <w:t>synthèse</w:t>
      </w:r>
      <w:r>
        <w:rPr>
          <w:spacing w:val="-10"/>
        </w:rPr>
        <w:t xml:space="preserve"> </w:t>
      </w:r>
      <w:r>
        <w:t>endogène d</w:t>
      </w:r>
      <w:r w:rsidR="000B7F42">
        <w:t>ans</w:t>
      </w:r>
      <w:r>
        <w:t xml:space="preserve"> l’organisme. Initialement, </w:t>
      </w:r>
      <w:r w:rsidR="000B7F42">
        <w:t xml:space="preserve">au niveau de la peau, </w:t>
      </w:r>
      <w:r>
        <w:t>le 7-déhydrocholestérol (7-DHC), un dérivé du cholestérol, se transforme en vitamine D</w:t>
      </w:r>
      <w:r>
        <w:rPr>
          <w:vertAlign w:val="subscript"/>
        </w:rPr>
        <w:t>3</w:t>
      </w:r>
      <w:r>
        <w:t xml:space="preserve"> (cholécalciférol) sous l’action des ondes ultraviolettes</w:t>
      </w:r>
      <w:r>
        <w:rPr>
          <w:spacing w:val="1"/>
        </w:rPr>
        <w:t xml:space="preserve"> </w:t>
      </w:r>
      <w:r>
        <w:t>provenant</w:t>
      </w:r>
      <w:r>
        <w:rPr>
          <w:spacing w:val="-2"/>
        </w:rPr>
        <w:t xml:space="preserve"> </w:t>
      </w:r>
      <w:r>
        <w:t>du</w:t>
      </w:r>
      <w:r>
        <w:rPr>
          <w:spacing w:val="-1"/>
        </w:rPr>
        <w:t xml:space="preserve"> </w:t>
      </w:r>
      <w:r>
        <w:t>soleil</w:t>
      </w:r>
      <w:r>
        <w:rPr>
          <w:spacing w:val="-1"/>
        </w:rPr>
        <w:t xml:space="preserve"> </w:t>
      </w:r>
      <w:r>
        <w:t>(</w:t>
      </w:r>
      <w:proofErr w:type="spellStart"/>
      <w:r>
        <w:t>Bikle</w:t>
      </w:r>
      <w:proofErr w:type="spellEnd"/>
      <w:r>
        <w:rPr>
          <w:spacing w:val="-1"/>
        </w:rPr>
        <w:t xml:space="preserve"> </w:t>
      </w:r>
      <w:hyperlink w:anchor="_bookmark58" w:history="1">
        <w:r>
          <w:t>2014</w:t>
        </w:r>
      </w:hyperlink>
      <w:r>
        <w:t>).</w:t>
      </w:r>
    </w:p>
    <w:p w14:paraId="39AD03B8" w14:textId="042AF958" w:rsidR="002C0AF8" w:rsidRDefault="003E36B0">
      <w:pPr>
        <w:pStyle w:val="BodyText"/>
        <w:spacing w:line="386" w:lineRule="auto"/>
        <w:ind w:left="117" w:right="126" w:firstLine="218"/>
        <w:jc w:val="both"/>
      </w:pPr>
      <w:r>
        <w:rPr>
          <w:w w:val="95"/>
        </w:rPr>
        <w:t>La vitamine D</w:t>
      </w:r>
      <w:r>
        <w:rPr>
          <w:w w:val="95"/>
          <w:vertAlign w:val="subscript"/>
        </w:rPr>
        <w:t>3</w:t>
      </w:r>
      <w:r>
        <w:rPr>
          <w:w w:val="95"/>
        </w:rPr>
        <w:t xml:space="preserve"> doit ensuite être </w:t>
      </w:r>
      <w:r w:rsidR="000B7F42">
        <w:rPr>
          <w:w w:val="95"/>
        </w:rPr>
        <w:t xml:space="preserve">hydroxylé en position 25 </w:t>
      </w:r>
      <w:r>
        <w:rPr>
          <w:w w:val="95"/>
        </w:rPr>
        <w:t>dans le foie</w:t>
      </w:r>
      <w:r w:rsidR="000B7F42">
        <w:rPr>
          <w:w w:val="95"/>
        </w:rPr>
        <w:t>, puis en position 1 dans les rein</w:t>
      </w:r>
      <w:r w:rsidR="009126DD">
        <w:rPr>
          <w:w w:val="95"/>
        </w:rPr>
        <w:t>s</w:t>
      </w:r>
      <w:r>
        <w:rPr>
          <w:w w:val="95"/>
        </w:rPr>
        <w:t xml:space="preserve"> pour obtenir la forme active qui permettra</w:t>
      </w:r>
      <w:r>
        <w:rPr>
          <w:spacing w:val="1"/>
          <w:w w:val="95"/>
        </w:rPr>
        <w:t xml:space="preserve"> </w:t>
      </w:r>
      <w:r>
        <w:t xml:space="preserve">d’exercer ses effets à travers le récepteur de la vitamine D (VDR). Pour cela, elle est transportée </w:t>
      </w:r>
      <w:r w:rsidR="009126DD">
        <w:t>dans</w:t>
      </w:r>
      <w:r>
        <w:t xml:space="preserve"> le sang </w:t>
      </w:r>
      <w:r w:rsidR="00435B01">
        <w:t xml:space="preserve">essentiellement </w:t>
      </w:r>
      <w:r>
        <w:t>par la protéine de liaison de la vitamine D (DBP)</w:t>
      </w:r>
      <w:commentRangeStart w:id="26"/>
      <w:r w:rsidRPr="00CD7994">
        <w:rPr>
          <w:strike/>
        </w:rPr>
        <w:t xml:space="preserve">, appartenant à la famille des </w:t>
      </w:r>
      <w:proofErr w:type="spellStart"/>
      <w:r w:rsidRPr="00CD7994">
        <w:rPr>
          <w:strike/>
        </w:rPr>
        <w:t>albu</w:t>
      </w:r>
      <w:proofErr w:type="spellEnd"/>
      <w:r w:rsidRPr="00CD7994">
        <w:rPr>
          <w:strike/>
        </w:rPr>
        <w:t>-</w:t>
      </w:r>
      <w:r w:rsidRPr="00CD7994">
        <w:rPr>
          <w:strike/>
          <w:spacing w:val="1"/>
        </w:rPr>
        <w:t xml:space="preserve"> </w:t>
      </w:r>
      <w:r w:rsidRPr="00CD7994">
        <w:rPr>
          <w:strike/>
          <w:w w:val="95"/>
        </w:rPr>
        <w:t>mines</w:t>
      </w:r>
      <w:commentRangeEnd w:id="26"/>
      <w:r w:rsidR="00C143DA">
        <w:rPr>
          <w:rStyle w:val="CommentReference"/>
        </w:rPr>
        <w:commentReference w:id="26"/>
      </w:r>
      <w:r>
        <w:rPr>
          <w:w w:val="95"/>
        </w:rPr>
        <w:t xml:space="preserve"> (</w:t>
      </w:r>
      <w:proofErr w:type="spellStart"/>
      <w:r>
        <w:rPr>
          <w:w w:val="95"/>
        </w:rPr>
        <w:t>Christakos</w:t>
      </w:r>
      <w:proofErr w:type="spellEnd"/>
      <w:r>
        <w:rPr>
          <w:w w:val="95"/>
        </w:rPr>
        <w:t xml:space="preserve"> et al. </w:t>
      </w:r>
      <w:hyperlink w:anchor="_bookmark67" w:history="1">
        <w:r>
          <w:rPr>
            <w:w w:val="95"/>
          </w:rPr>
          <w:t xml:space="preserve">2010 </w:t>
        </w:r>
      </w:hyperlink>
      <w:r>
        <w:rPr>
          <w:w w:val="95"/>
        </w:rPr>
        <w:t xml:space="preserve">; Chun </w:t>
      </w:r>
      <w:hyperlink w:anchor="_bookmark68" w:history="1">
        <w:r>
          <w:rPr>
            <w:w w:val="95"/>
          </w:rPr>
          <w:t>2012</w:t>
        </w:r>
      </w:hyperlink>
      <w:r>
        <w:rPr>
          <w:w w:val="95"/>
        </w:rPr>
        <w:t>). La DBP peut également lier les autres formes de vitamine</w:t>
      </w:r>
      <w:r>
        <w:rPr>
          <w:spacing w:val="1"/>
          <w:w w:val="95"/>
        </w:rPr>
        <w:t xml:space="preserve"> </w:t>
      </w:r>
      <w:r>
        <w:t>D,</w:t>
      </w:r>
      <w:r>
        <w:rPr>
          <w:spacing w:val="-3"/>
        </w:rPr>
        <w:t xml:space="preserve"> </w:t>
      </w:r>
      <w:r>
        <w:t>telles</w:t>
      </w:r>
      <w:r>
        <w:rPr>
          <w:spacing w:val="-2"/>
        </w:rPr>
        <w:t xml:space="preserve"> </w:t>
      </w:r>
      <w:r>
        <w:t>que</w:t>
      </w:r>
      <w:r>
        <w:rPr>
          <w:spacing w:val="-2"/>
        </w:rPr>
        <w:t xml:space="preserve"> </w:t>
      </w:r>
      <w:r>
        <w:t>la</w:t>
      </w:r>
      <w:r>
        <w:rPr>
          <w:spacing w:val="-2"/>
        </w:rPr>
        <w:t xml:space="preserve"> </w:t>
      </w:r>
      <w:r>
        <w:t>vitamine</w:t>
      </w:r>
      <w:r>
        <w:rPr>
          <w:spacing w:val="-2"/>
        </w:rPr>
        <w:t xml:space="preserve"> </w:t>
      </w:r>
      <w:r>
        <w:t>D</w:t>
      </w:r>
      <w:r>
        <w:rPr>
          <w:vertAlign w:val="subscript"/>
        </w:rPr>
        <w:t>2</w:t>
      </w:r>
      <w:r>
        <w:rPr>
          <w:spacing w:val="7"/>
        </w:rPr>
        <w:t xml:space="preserve"> </w:t>
      </w:r>
      <w:r>
        <w:t>(ergocalciférol),</w:t>
      </w:r>
      <w:r>
        <w:rPr>
          <w:spacing w:val="-2"/>
        </w:rPr>
        <w:t xml:space="preserve"> </w:t>
      </w:r>
      <w:r>
        <w:t>vitamine</w:t>
      </w:r>
      <w:r>
        <w:rPr>
          <w:spacing w:val="-3"/>
        </w:rPr>
        <w:t xml:space="preserve"> </w:t>
      </w:r>
      <w:r>
        <w:t>D</w:t>
      </w:r>
      <w:r>
        <w:rPr>
          <w:vertAlign w:val="subscript"/>
        </w:rPr>
        <w:t>3</w:t>
      </w:r>
      <w:r>
        <w:t>,</w:t>
      </w:r>
      <w:r>
        <w:rPr>
          <w:spacing w:val="-2"/>
        </w:rPr>
        <w:t xml:space="preserve"> </w:t>
      </w:r>
      <w:r>
        <w:t>ou</w:t>
      </w:r>
      <w:r>
        <w:rPr>
          <w:spacing w:val="-2"/>
        </w:rPr>
        <w:t xml:space="preserve"> </w:t>
      </w:r>
      <w:r>
        <w:t>les</w:t>
      </w:r>
      <w:r>
        <w:rPr>
          <w:spacing w:val="-2"/>
        </w:rPr>
        <w:t xml:space="preserve"> </w:t>
      </w:r>
      <w:r>
        <w:t>métabolites</w:t>
      </w:r>
      <w:r>
        <w:rPr>
          <w:spacing w:val="-2"/>
        </w:rPr>
        <w:t xml:space="preserve"> </w:t>
      </w:r>
      <w:r>
        <w:t>du</w:t>
      </w:r>
      <w:r>
        <w:rPr>
          <w:spacing w:val="-3"/>
        </w:rPr>
        <w:t xml:space="preserve"> </w:t>
      </w:r>
      <w:r>
        <w:t>cholécalciférol,</w:t>
      </w:r>
      <w:r>
        <w:rPr>
          <w:spacing w:val="-2"/>
        </w:rPr>
        <w:t xml:space="preserve"> </w:t>
      </w:r>
      <w:r>
        <w:t>25-</w:t>
      </w:r>
      <w:r>
        <w:rPr>
          <w:spacing w:val="-52"/>
        </w:rPr>
        <w:t xml:space="preserve"> </w:t>
      </w:r>
      <w:proofErr w:type="spellStart"/>
      <w:r>
        <w:t>hydroxycholécalciferol</w:t>
      </w:r>
      <w:proofErr w:type="spellEnd"/>
      <w:r>
        <w:rPr>
          <w:spacing w:val="-2"/>
        </w:rPr>
        <w:t xml:space="preserve"> </w:t>
      </w:r>
      <w:r>
        <w:t>et</w:t>
      </w:r>
      <w:r>
        <w:rPr>
          <w:spacing w:val="-2"/>
        </w:rPr>
        <w:t xml:space="preserve"> </w:t>
      </w:r>
      <w:r>
        <w:t>1,25-dihydroxycholécalciférol.</w:t>
      </w:r>
    </w:p>
    <w:p w14:paraId="16206A7B" w14:textId="05C19824" w:rsidR="002C0AF8" w:rsidRDefault="003E36B0" w:rsidP="00B860EA">
      <w:pPr>
        <w:pStyle w:val="BodyText"/>
        <w:spacing w:before="89" w:line="360" w:lineRule="auto"/>
        <w:ind w:left="119"/>
        <w:jc w:val="both"/>
      </w:pPr>
      <w:r>
        <w:t>Par</w:t>
      </w:r>
      <w:r>
        <w:rPr>
          <w:spacing w:val="-10"/>
        </w:rPr>
        <w:t xml:space="preserve"> </w:t>
      </w:r>
      <w:r>
        <w:t>la</w:t>
      </w:r>
      <w:r>
        <w:rPr>
          <w:spacing w:val="-10"/>
        </w:rPr>
        <w:t xml:space="preserve"> </w:t>
      </w:r>
      <w:r>
        <w:t>suite,</w:t>
      </w:r>
      <w:r>
        <w:rPr>
          <w:spacing w:val="-10"/>
        </w:rPr>
        <w:t xml:space="preserve"> </w:t>
      </w:r>
      <w:r>
        <w:t>la</w:t>
      </w:r>
      <w:r>
        <w:rPr>
          <w:spacing w:val="-10"/>
        </w:rPr>
        <w:t xml:space="preserve"> </w:t>
      </w:r>
      <w:r>
        <w:t>vitamine</w:t>
      </w:r>
      <w:r>
        <w:rPr>
          <w:spacing w:val="-10"/>
        </w:rPr>
        <w:t xml:space="preserve"> </w:t>
      </w:r>
      <w:r>
        <w:t>D</w:t>
      </w:r>
      <w:r>
        <w:rPr>
          <w:vertAlign w:val="subscript"/>
        </w:rPr>
        <w:t>3</w:t>
      </w:r>
      <w:r>
        <w:t xml:space="preserve"> est</w:t>
      </w:r>
      <w:r>
        <w:rPr>
          <w:spacing w:val="-10"/>
        </w:rPr>
        <w:t xml:space="preserve"> </w:t>
      </w:r>
      <w:r>
        <w:t>métabolisée</w:t>
      </w:r>
      <w:r>
        <w:rPr>
          <w:spacing w:val="-10"/>
        </w:rPr>
        <w:t xml:space="preserve"> </w:t>
      </w:r>
      <w:r>
        <w:t>en</w:t>
      </w:r>
      <w:r>
        <w:rPr>
          <w:spacing w:val="-10"/>
        </w:rPr>
        <w:t xml:space="preserve"> </w:t>
      </w:r>
      <w:r>
        <w:t>25-hydroxycholécalciferol</w:t>
      </w:r>
      <w:r>
        <w:rPr>
          <w:spacing w:val="-9"/>
        </w:rPr>
        <w:t xml:space="preserve"> </w:t>
      </w:r>
      <w:r>
        <w:t>(25(OH)D</w:t>
      </w:r>
      <w:r>
        <w:rPr>
          <w:vertAlign w:val="subscript"/>
        </w:rPr>
        <w:t>3</w:t>
      </w:r>
      <w:r>
        <w:t>),</w:t>
      </w:r>
      <w:r>
        <w:rPr>
          <w:spacing w:val="-10"/>
        </w:rPr>
        <w:t xml:space="preserve"> </w:t>
      </w:r>
      <w:r w:rsidR="00435B01">
        <w:t>ou</w:t>
      </w:r>
      <w:r>
        <w:rPr>
          <w:w w:val="95"/>
        </w:rPr>
        <w:t xml:space="preserve"> </w:t>
      </w:r>
      <w:proofErr w:type="spellStart"/>
      <w:r>
        <w:rPr>
          <w:w w:val="95"/>
        </w:rPr>
        <w:t>calcidiol</w:t>
      </w:r>
      <w:proofErr w:type="spellEnd"/>
      <w:r>
        <w:rPr>
          <w:w w:val="95"/>
        </w:rPr>
        <w:t>, par une des enzymes cytochrome P450 vitamine D 25-hydroxylases (telles que CYP2R1,</w:t>
      </w:r>
      <w:r>
        <w:rPr>
          <w:spacing w:val="1"/>
          <w:w w:val="95"/>
        </w:rPr>
        <w:t xml:space="preserve"> </w:t>
      </w:r>
      <w:r>
        <w:rPr>
          <w:w w:val="95"/>
        </w:rPr>
        <w:t>CYP2D11, CYP2D25) dans le foie, qui est la forme majoritaire circulante dans l’organisme (Norman</w:t>
      </w:r>
      <w:r>
        <w:rPr>
          <w:spacing w:val="1"/>
          <w:w w:val="95"/>
        </w:rPr>
        <w:t xml:space="preserve"> </w:t>
      </w:r>
      <w:hyperlink w:anchor="_bookmark91" w:history="1">
        <w:r>
          <w:rPr>
            <w:w w:val="95"/>
          </w:rPr>
          <w:t>2008</w:t>
        </w:r>
        <w:r>
          <w:rPr>
            <w:spacing w:val="-18"/>
            <w:w w:val="95"/>
          </w:rPr>
          <w:t xml:space="preserve"> </w:t>
        </w:r>
      </w:hyperlink>
      <w:r>
        <w:rPr>
          <w:w w:val="95"/>
        </w:rPr>
        <w:t>;</w:t>
      </w:r>
      <w:r>
        <w:rPr>
          <w:spacing w:val="34"/>
          <w:w w:val="95"/>
        </w:rPr>
        <w:t xml:space="preserve"> </w:t>
      </w:r>
      <w:proofErr w:type="spellStart"/>
      <w:r>
        <w:rPr>
          <w:w w:val="95"/>
        </w:rPr>
        <w:t>Christakos</w:t>
      </w:r>
      <w:proofErr w:type="spellEnd"/>
      <w:r>
        <w:rPr>
          <w:spacing w:val="34"/>
          <w:w w:val="95"/>
        </w:rPr>
        <w:t xml:space="preserve"> </w:t>
      </w:r>
      <w:r>
        <w:rPr>
          <w:w w:val="95"/>
        </w:rPr>
        <w:t>et</w:t>
      </w:r>
      <w:r>
        <w:rPr>
          <w:spacing w:val="34"/>
          <w:w w:val="95"/>
        </w:rPr>
        <w:t xml:space="preserve"> </w:t>
      </w:r>
      <w:r>
        <w:rPr>
          <w:w w:val="95"/>
        </w:rPr>
        <w:t>al.</w:t>
      </w:r>
      <w:r>
        <w:rPr>
          <w:spacing w:val="34"/>
          <w:w w:val="95"/>
        </w:rPr>
        <w:t xml:space="preserve"> </w:t>
      </w:r>
      <w:hyperlink w:anchor="_bookmark67" w:history="1">
        <w:r>
          <w:rPr>
            <w:w w:val="95"/>
          </w:rPr>
          <w:t>2010</w:t>
        </w:r>
      </w:hyperlink>
      <w:r>
        <w:rPr>
          <w:w w:val="95"/>
        </w:rPr>
        <w:t>).</w:t>
      </w:r>
      <w:r>
        <w:rPr>
          <w:spacing w:val="34"/>
          <w:w w:val="95"/>
        </w:rPr>
        <w:t xml:space="preserve"> </w:t>
      </w:r>
      <w:r>
        <w:rPr>
          <w:w w:val="95"/>
        </w:rPr>
        <w:t>Ultérieurement,</w:t>
      </w:r>
      <w:r>
        <w:rPr>
          <w:spacing w:val="34"/>
          <w:w w:val="95"/>
        </w:rPr>
        <w:t xml:space="preserve"> </w:t>
      </w:r>
      <w:r>
        <w:rPr>
          <w:w w:val="95"/>
        </w:rPr>
        <w:t>cette</w:t>
      </w:r>
      <w:r>
        <w:rPr>
          <w:spacing w:val="33"/>
          <w:w w:val="95"/>
        </w:rPr>
        <w:t xml:space="preserve"> </w:t>
      </w:r>
      <w:r>
        <w:rPr>
          <w:w w:val="95"/>
        </w:rPr>
        <w:t>forme</w:t>
      </w:r>
      <w:r>
        <w:rPr>
          <w:spacing w:val="34"/>
          <w:w w:val="95"/>
        </w:rPr>
        <w:t xml:space="preserve"> </w:t>
      </w:r>
      <w:r>
        <w:rPr>
          <w:w w:val="95"/>
        </w:rPr>
        <w:t>est</w:t>
      </w:r>
      <w:r>
        <w:rPr>
          <w:spacing w:val="34"/>
          <w:w w:val="95"/>
        </w:rPr>
        <w:t xml:space="preserve"> </w:t>
      </w:r>
      <w:r>
        <w:rPr>
          <w:w w:val="95"/>
        </w:rPr>
        <w:t>transportée</w:t>
      </w:r>
      <w:r>
        <w:rPr>
          <w:spacing w:val="34"/>
          <w:w w:val="95"/>
        </w:rPr>
        <w:t xml:space="preserve"> </w:t>
      </w:r>
      <w:r>
        <w:rPr>
          <w:w w:val="95"/>
        </w:rPr>
        <w:t>par</w:t>
      </w:r>
      <w:r>
        <w:rPr>
          <w:spacing w:val="33"/>
          <w:w w:val="95"/>
        </w:rPr>
        <w:t xml:space="preserve"> </w:t>
      </w:r>
      <w:r>
        <w:rPr>
          <w:w w:val="95"/>
        </w:rPr>
        <w:t>la</w:t>
      </w:r>
      <w:r>
        <w:rPr>
          <w:spacing w:val="34"/>
          <w:w w:val="95"/>
        </w:rPr>
        <w:t xml:space="preserve"> </w:t>
      </w:r>
      <w:r>
        <w:rPr>
          <w:w w:val="95"/>
        </w:rPr>
        <w:t>DBP</w:t>
      </w:r>
      <w:r>
        <w:rPr>
          <w:spacing w:val="34"/>
          <w:w w:val="95"/>
        </w:rPr>
        <w:t xml:space="preserve"> </w:t>
      </w:r>
      <w:r>
        <w:rPr>
          <w:w w:val="95"/>
        </w:rPr>
        <w:t>dans</w:t>
      </w:r>
      <w:r>
        <w:rPr>
          <w:spacing w:val="34"/>
          <w:w w:val="95"/>
        </w:rPr>
        <w:t xml:space="preserve"> </w:t>
      </w:r>
      <w:r>
        <w:rPr>
          <w:w w:val="95"/>
        </w:rPr>
        <w:t>le</w:t>
      </w:r>
      <w:r>
        <w:rPr>
          <w:spacing w:val="34"/>
          <w:w w:val="95"/>
        </w:rPr>
        <w:t xml:space="preserve"> </w:t>
      </w:r>
      <w:r>
        <w:rPr>
          <w:w w:val="95"/>
        </w:rPr>
        <w:t>rein,</w:t>
      </w:r>
      <w:r>
        <w:rPr>
          <w:spacing w:val="1"/>
          <w:w w:val="95"/>
        </w:rPr>
        <w:t xml:space="preserve"> </w:t>
      </w:r>
      <w:r>
        <w:t>filtrée</w:t>
      </w:r>
      <w:r>
        <w:rPr>
          <w:spacing w:val="10"/>
        </w:rPr>
        <w:t xml:space="preserve"> </w:t>
      </w:r>
      <w:r>
        <w:t>par</w:t>
      </w:r>
      <w:r>
        <w:rPr>
          <w:spacing w:val="11"/>
        </w:rPr>
        <w:t xml:space="preserve"> </w:t>
      </w:r>
      <w:r>
        <w:t>le</w:t>
      </w:r>
      <w:r>
        <w:rPr>
          <w:spacing w:val="10"/>
        </w:rPr>
        <w:t xml:space="preserve"> </w:t>
      </w:r>
      <w:r>
        <w:t>glomérule</w:t>
      </w:r>
      <w:r>
        <w:rPr>
          <w:spacing w:val="11"/>
        </w:rPr>
        <w:t xml:space="preserve"> </w:t>
      </w:r>
      <w:r>
        <w:t>et</w:t>
      </w:r>
      <w:r>
        <w:rPr>
          <w:spacing w:val="10"/>
        </w:rPr>
        <w:t xml:space="preserve"> </w:t>
      </w:r>
      <w:r w:rsidR="00C6128A">
        <w:rPr>
          <w:spacing w:val="10"/>
        </w:rPr>
        <w:t>réabsorbée puis</w:t>
      </w:r>
      <w:r>
        <w:rPr>
          <w:spacing w:val="10"/>
        </w:rPr>
        <w:t xml:space="preserve"> </w:t>
      </w:r>
      <w:r>
        <w:t>hydroxylée</w:t>
      </w:r>
      <w:r>
        <w:rPr>
          <w:spacing w:val="10"/>
        </w:rPr>
        <w:t xml:space="preserve"> </w:t>
      </w:r>
      <w:r>
        <w:t>à</w:t>
      </w:r>
      <w:r>
        <w:rPr>
          <w:spacing w:val="11"/>
        </w:rPr>
        <w:t xml:space="preserve"> </w:t>
      </w:r>
      <w:r>
        <w:t>nouveau</w:t>
      </w:r>
      <w:r>
        <w:rPr>
          <w:spacing w:val="10"/>
        </w:rPr>
        <w:t xml:space="preserve"> </w:t>
      </w:r>
      <w:r>
        <w:t>dans</w:t>
      </w:r>
      <w:r>
        <w:rPr>
          <w:spacing w:val="11"/>
        </w:rPr>
        <w:t xml:space="preserve"> </w:t>
      </w:r>
      <w:r>
        <w:t>le</w:t>
      </w:r>
      <w:r>
        <w:rPr>
          <w:spacing w:val="10"/>
        </w:rPr>
        <w:t xml:space="preserve"> </w:t>
      </w:r>
      <w:r>
        <w:t>tube</w:t>
      </w:r>
      <w:r>
        <w:rPr>
          <w:spacing w:val="11"/>
        </w:rPr>
        <w:t xml:space="preserve"> </w:t>
      </w:r>
      <w:r>
        <w:t>proximal</w:t>
      </w:r>
      <w:r>
        <w:rPr>
          <w:spacing w:val="10"/>
        </w:rPr>
        <w:t xml:space="preserve"> </w:t>
      </w:r>
      <w:r>
        <w:t>du</w:t>
      </w:r>
      <w:r>
        <w:rPr>
          <w:spacing w:val="10"/>
        </w:rPr>
        <w:t xml:space="preserve"> </w:t>
      </w:r>
      <w:r>
        <w:t>rein</w:t>
      </w:r>
      <w:r>
        <w:rPr>
          <w:spacing w:val="11"/>
        </w:rPr>
        <w:t xml:space="preserve"> </w:t>
      </w:r>
      <w:r>
        <w:t>par</w:t>
      </w:r>
      <w:r>
        <w:rPr>
          <w:spacing w:val="1"/>
        </w:rPr>
        <w:t xml:space="preserve"> </w:t>
      </w:r>
      <w:r>
        <w:t>la CYP27B1 (25(OH) vitamin</w:t>
      </w:r>
      <w:r w:rsidR="00F674AF">
        <w:t>e</w:t>
      </w:r>
      <w:r>
        <w:t xml:space="preserve"> D</w:t>
      </w:r>
      <w:r>
        <w:rPr>
          <w:vertAlign w:val="subscript"/>
        </w:rPr>
        <w:t>3</w:t>
      </w:r>
      <w:r>
        <w:t xml:space="preserve"> 1α-hydroxylase) pour donner l</w:t>
      </w:r>
      <w:r w:rsidR="00C6128A">
        <w:t>e</w:t>
      </w:r>
      <w:r>
        <w:t xml:space="preserve"> 1,25-dihydroxycholécalciférol</w:t>
      </w:r>
      <w:r>
        <w:rPr>
          <w:spacing w:val="1"/>
        </w:rPr>
        <w:t xml:space="preserve"> </w:t>
      </w:r>
      <w:r>
        <w:t>(1,25(OH)</w:t>
      </w:r>
      <w:r>
        <w:rPr>
          <w:vertAlign w:val="subscript"/>
        </w:rPr>
        <w:t>2</w:t>
      </w:r>
      <w:r>
        <w:t>D</w:t>
      </w:r>
      <w:r>
        <w:rPr>
          <w:vertAlign w:val="subscript"/>
        </w:rPr>
        <w:t>3</w:t>
      </w:r>
      <w:r>
        <w:t>) ou calcitriol, nommé ainsi puisqu’</w:t>
      </w:r>
      <w:r w:rsidR="00C6128A">
        <w:t>il</w:t>
      </w:r>
      <w:r>
        <w:t xml:space="preserve"> possède trois groupes hydroxyles. Le calcitriol</w:t>
      </w:r>
      <w:r>
        <w:rPr>
          <w:spacing w:val="-4"/>
        </w:rPr>
        <w:t xml:space="preserve"> </w:t>
      </w:r>
      <w:r>
        <w:t>représente</w:t>
      </w:r>
      <w:r>
        <w:rPr>
          <w:spacing w:val="-4"/>
        </w:rPr>
        <w:t xml:space="preserve"> </w:t>
      </w:r>
      <w:r>
        <w:t>la</w:t>
      </w:r>
      <w:r>
        <w:rPr>
          <w:spacing w:val="-4"/>
        </w:rPr>
        <w:t xml:space="preserve"> </w:t>
      </w:r>
      <w:r>
        <w:t>forme</w:t>
      </w:r>
      <w:r>
        <w:rPr>
          <w:spacing w:val="-4"/>
        </w:rPr>
        <w:t xml:space="preserve"> </w:t>
      </w:r>
      <w:r>
        <w:t>active</w:t>
      </w:r>
      <w:r>
        <w:rPr>
          <w:spacing w:val="-3"/>
        </w:rPr>
        <w:t xml:space="preserve"> </w:t>
      </w:r>
      <w:r>
        <w:t>de</w:t>
      </w:r>
      <w:r>
        <w:rPr>
          <w:spacing w:val="-4"/>
        </w:rPr>
        <w:t xml:space="preserve"> </w:t>
      </w:r>
      <w:r>
        <w:t>la</w:t>
      </w:r>
      <w:r>
        <w:rPr>
          <w:spacing w:val="-4"/>
        </w:rPr>
        <w:t xml:space="preserve"> </w:t>
      </w:r>
      <w:r>
        <w:t>vitamine</w:t>
      </w:r>
      <w:r>
        <w:rPr>
          <w:spacing w:val="-4"/>
        </w:rPr>
        <w:t xml:space="preserve"> </w:t>
      </w:r>
      <w:r>
        <w:t>D,</w:t>
      </w:r>
      <w:r>
        <w:rPr>
          <w:spacing w:val="-3"/>
        </w:rPr>
        <w:t xml:space="preserve"> </w:t>
      </w:r>
      <w:r>
        <w:t>responsable</w:t>
      </w:r>
      <w:r>
        <w:rPr>
          <w:spacing w:val="-4"/>
        </w:rPr>
        <w:t xml:space="preserve"> </w:t>
      </w:r>
      <w:r>
        <w:t>de</w:t>
      </w:r>
      <w:r>
        <w:rPr>
          <w:spacing w:val="-4"/>
        </w:rPr>
        <w:t xml:space="preserve"> </w:t>
      </w:r>
      <w:r>
        <w:t>la</w:t>
      </w:r>
      <w:r>
        <w:rPr>
          <w:spacing w:val="-4"/>
        </w:rPr>
        <w:t xml:space="preserve"> </w:t>
      </w:r>
      <w:r>
        <w:t>majorité</w:t>
      </w:r>
      <w:r>
        <w:rPr>
          <w:spacing w:val="-3"/>
        </w:rPr>
        <w:t xml:space="preserve"> </w:t>
      </w:r>
      <w:r>
        <w:t>de</w:t>
      </w:r>
      <w:r>
        <w:rPr>
          <w:spacing w:val="-4"/>
        </w:rPr>
        <w:t xml:space="preserve"> </w:t>
      </w:r>
      <w:r>
        <w:t>ses</w:t>
      </w:r>
      <w:r>
        <w:rPr>
          <w:spacing w:val="-4"/>
        </w:rPr>
        <w:t xml:space="preserve"> </w:t>
      </w:r>
      <w:r>
        <w:t>effets,</w:t>
      </w:r>
      <w:r>
        <w:rPr>
          <w:spacing w:val="-4"/>
        </w:rPr>
        <w:t xml:space="preserve"> </w:t>
      </w:r>
      <w:r>
        <w:t>en</w:t>
      </w:r>
      <w:r>
        <w:rPr>
          <w:spacing w:val="-3"/>
        </w:rPr>
        <w:t xml:space="preserve"> </w:t>
      </w:r>
      <w:r>
        <w:t>se</w:t>
      </w:r>
      <w:r>
        <w:rPr>
          <w:spacing w:val="-4"/>
        </w:rPr>
        <w:t xml:space="preserve"> </w:t>
      </w:r>
      <w:r>
        <w:t>liant</w:t>
      </w:r>
      <w:r w:rsidR="00C6128A">
        <w:rPr>
          <w:w w:val="95"/>
        </w:rPr>
        <w:t xml:space="preserve"> au</w:t>
      </w:r>
      <w:r w:rsidR="00C6128A">
        <w:rPr>
          <w:spacing w:val="19"/>
          <w:w w:val="95"/>
        </w:rPr>
        <w:t xml:space="preserve"> </w:t>
      </w:r>
      <w:r w:rsidR="00C6128A">
        <w:rPr>
          <w:w w:val="95"/>
        </w:rPr>
        <w:t>VDR</w:t>
      </w:r>
      <w:r w:rsidR="00C6128A">
        <w:rPr>
          <w:spacing w:val="20"/>
          <w:w w:val="95"/>
        </w:rPr>
        <w:t xml:space="preserve"> </w:t>
      </w:r>
      <w:r w:rsidR="00C6128A">
        <w:rPr>
          <w:w w:val="95"/>
        </w:rPr>
        <w:t>contenu</w:t>
      </w:r>
      <w:r w:rsidR="00C6128A">
        <w:rPr>
          <w:spacing w:val="20"/>
          <w:w w:val="95"/>
        </w:rPr>
        <w:t xml:space="preserve"> </w:t>
      </w:r>
      <w:r w:rsidR="00C6128A">
        <w:rPr>
          <w:w w:val="95"/>
        </w:rPr>
        <w:t>dans</w:t>
      </w:r>
      <w:r w:rsidR="00C6128A">
        <w:rPr>
          <w:spacing w:val="20"/>
          <w:w w:val="95"/>
        </w:rPr>
        <w:t xml:space="preserve"> </w:t>
      </w:r>
      <w:r w:rsidR="00C6128A">
        <w:rPr>
          <w:w w:val="95"/>
        </w:rPr>
        <w:t>divers</w:t>
      </w:r>
      <w:r w:rsidR="00C6128A">
        <w:rPr>
          <w:spacing w:val="20"/>
          <w:w w:val="95"/>
        </w:rPr>
        <w:t xml:space="preserve"> </w:t>
      </w:r>
      <w:r w:rsidR="00C6128A">
        <w:rPr>
          <w:w w:val="95"/>
        </w:rPr>
        <w:t>tissus</w:t>
      </w:r>
      <w:r w:rsidR="00C6128A">
        <w:rPr>
          <w:spacing w:val="20"/>
          <w:w w:val="95"/>
        </w:rPr>
        <w:t xml:space="preserve"> </w:t>
      </w:r>
      <w:r w:rsidR="00C6128A">
        <w:rPr>
          <w:w w:val="95"/>
        </w:rPr>
        <w:t>(Norman</w:t>
      </w:r>
      <w:r w:rsidR="00C6128A">
        <w:rPr>
          <w:spacing w:val="19"/>
          <w:w w:val="95"/>
        </w:rPr>
        <w:t xml:space="preserve"> </w:t>
      </w:r>
      <w:hyperlink w:anchor="_bookmark91" w:history="1">
        <w:r w:rsidR="00C6128A">
          <w:rPr>
            <w:w w:val="95"/>
          </w:rPr>
          <w:t>2008</w:t>
        </w:r>
        <w:r w:rsidR="00C6128A">
          <w:rPr>
            <w:spacing w:val="-16"/>
            <w:w w:val="95"/>
          </w:rPr>
          <w:t xml:space="preserve"> </w:t>
        </w:r>
      </w:hyperlink>
      <w:r w:rsidR="00C6128A">
        <w:rPr>
          <w:w w:val="95"/>
        </w:rPr>
        <w:t>;</w:t>
      </w:r>
      <w:r w:rsidR="00C6128A">
        <w:rPr>
          <w:spacing w:val="20"/>
          <w:w w:val="95"/>
        </w:rPr>
        <w:t xml:space="preserve"> </w:t>
      </w:r>
      <w:proofErr w:type="spellStart"/>
      <w:r w:rsidR="00C6128A">
        <w:rPr>
          <w:w w:val="95"/>
        </w:rPr>
        <w:t>Dankers</w:t>
      </w:r>
      <w:proofErr w:type="spellEnd"/>
      <w:r w:rsidR="00C6128A">
        <w:rPr>
          <w:spacing w:val="20"/>
          <w:w w:val="95"/>
        </w:rPr>
        <w:t xml:space="preserve"> </w:t>
      </w:r>
      <w:r w:rsidR="00C6128A">
        <w:rPr>
          <w:w w:val="95"/>
        </w:rPr>
        <w:t>et</w:t>
      </w:r>
      <w:r w:rsidR="00C6128A">
        <w:rPr>
          <w:spacing w:val="20"/>
          <w:w w:val="95"/>
        </w:rPr>
        <w:t xml:space="preserve"> </w:t>
      </w:r>
      <w:r w:rsidR="00C6128A">
        <w:rPr>
          <w:w w:val="95"/>
        </w:rPr>
        <w:t>al.</w:t>
      </w:r>
      <w:r w:rsidR="00C6128A">
        <w:rPr>
          <w:spacing w:val="20"/>
          <w:w w:val="95"/>
        </w:rPr>
        <w:t xml:space="preserve"> </w:t>
      </w:r>
      <w:hyperlink w:anchor="_bookmark69" w:history="1">
        <w:r w:rsidR="00C6128A">
          <w:rPr>
            <w:w w:val="95"/>
          </w:rPr>
          <w:t>2017</w:t>
        </w:r>
      </w:hyperlink>
      <w:r w:rsidR="00C6128A">
        <w:rPr>
          <w:w w:val="95"/>
        </w:rPr>
        <w:t>).</w:t>
      </w:r>
    </w:p>
    <w:p w14:paraId="74A1BBAF" w14:textId="4C7E3A7A" w:rsidR="002C0AF8" w:rsidRDefault="007A6E4D">
      <w:pPr>
        <w:pStyle w:val="BodyText"/>
        <w:spacing w:before="154" w:line="386" w:lineRule="auto"/>
        <w:ind w:left="111" w:right="162" w:firstLine="223"/>
        <w:jc w:val="both"/>
      </w:pPr>
      <w:r>
        <w:rPr>
          <w:noProof/>
        </w:rPr>
        <w:lastRenderedPageBreak/>
        <w:drawing>
          <wp:anchor distT="0" distB="0" distL="0" distR="0" simplePos="0" relativeHeight="251661312" behindDoc="0" locked="0" layoutInCell="1" allowOverlap="1" wp14:anchorId="0DF8AC81" wp14:editId="17FE7B6D">
            <wp:simplePos x="0" y="0"/>
            <wp:positionH relativeFrom="page">
              <wp:posOffset>2055456</wp:posOffset>
            </wp:positionH>
            <wp:positionV relativeFrom="paragraph">
              <wp:posOffset>1958609</wp:posOffset>
            </wp:positionV>
            <wp:extent cx="3181540" cy="2736342"/>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181540" cy="2736342"/>
                    </a:xfrm>
                    <a:prstGeom prst="rect">
                      <a:avLst/>
                    </a:prstGeom>
                  </pic:spPr>
                </pic:pic>
              </a:graphicData>
            </a:graphic>
          </wp:anchor>
        </w:drawing>
      </w:r>
      <w:r>
        <w:t>Enfin</w:t>
      </w:r>
      <w:r w:rsidR="003E36B0">
        <w:t>,</w:t>
      </w:r>
      <w:r w:rsidR="003E36B0">
        <w:rPr>
          <w:spacing w:val="1"/>
        </w:rPr>
        <w:t xml:space="preserve"> </w:t>
      </w:r>
      <w:r w:rsidR="003E36B0">
        <w:t>la</w:t>
      </w:r>
      <w:r w:rsidR="003E36B0">
        <w:rPr>
          <w:spacing w:val="1"/>
        </w:rPr>
        <w:t xml:space="preserve"> </w:t>
      </w:r>
      <w:r w:rsidR="003E36B0">
        <w:t>vitamine</w:t>
      </w:r>
      <w:r w:rsidR="003E36B0">
        <w:rPr>
          <w:spacing w:val="1"/>
        </w:rPr>
        <w:t xml:space="preserve"> </w:t>
      </w:r>
      <w:r w:rsidR="003E36B0">
        <w:t>D</w:t>
      </w:r>
      <w:r w:rsidR="003E36B0">
        <w:rPr>
          <w:spacing w:val="1"/>
        </w:rPr>
        <w:t xml:space="preserve"> </w:t>
      </w:r>
      <w:r>
        <w:t>peut subir</w:t>
      </w:r>
      <w:r w:rsidR="003E36B0">
        <w:rPr>
          <w:spacing w:val="1"/>
        </w:rPr>
        <w:t xml:space="preserve"> </w:t>
      </w:r>
      <w:r w:rsidR="003E36B0">
        <w:t>une</w:t>
      </w:r>
      <w:r w:rsidR="003E36B0">
        <w:rPr>
          <w:spacing w:val="1"/>
        </w:rPr>
        <w:t xml:space="preserve"> </w:t>
      </w:r>
      <w:r w:rsidR="003E36B0">
        <w:t>hydroxylation</w:t>
      </w:r>
      <w:r w:rsidR="003E36B0">
        <w:rPr>
          <w:spacing w:val="1"/>
        </w:rPr>
        <w:t xml:space="preserve"> </w:t>
      </w:r>
      <w:r w:rsidR="003E36B0">
        <w:t>par</w:t>
      </w:r>
      <w:r w:rsidR="003E36B0">
        <w:rPr>
          <w:spacing w:val="1"/>
        </w:rPr>
        <w:t xml:space="preserve"> </w:t>
      </w:r>
      <w:r w:rsidR="003E36B0">
        <w:t>la</w:t>
      </w:r>
      <w:r w:rsidR="003E36B0">
        <w:rPr>
          <w:spacing w:val="1"/>
        </w:rPr>
        <w:t xml:space="preserve"> </w:t>
      </w:r>
      <w:r w:rsidR="003E36B0">
        <w:t>24-hydroxylase</w:t>
      </w:r>
      <w:r w:rsidR="003E36B0">
        <w:rPr>
          <w:spacing w:val="1"/>
        </w:rPr>
        <w:t xml:space="preserve"> </w:t>
      </w:r>
      <w:r w:rsidR="003E36B0">
        <w:t>ou</w:t>
      </w:r>
      <w:r w:rsidR="003E36B0">
        <w:rPr>
          <w:spacing w:val="1"/>
        </w:rPr>
        <w:t xml:space="preserve"> </w:t>
      </w:r>
      <w:r w:rsidR="003E36B0">
        <w:t>CYP24A1,</w:t>
      </w:r>
      <w:r w:rsidR="003E36B0">
        <w:rPr>
          <w:spacing w:val="1"/>
        </w:rPr>
        <w:t xml:space="preserve"> </w:t>
      </w:r>
      <w:r w:rsidR="003E36B0">
        <w:t>une</w:t>
      </w:r>
      <w:r w:rsidR="003E36B0">
        <w:rPr>
          <w:spacing w:val="1"/>
        </w:rPr>
        <w:t xml:space="preserve"> </w:t>
      </w:r>
      <w:r w:rsidR="003E36B0">
        <w:t>enzyme</w:t>
      </w:r>
      <w:r w:rsidR="003E36B0">
        <w:rPr>
          <w:spacing w:val="1"/>
        </w:rPr>
        <w:t xml:space="preserve"> </w:t>
      </w:r>
      <w:r w:rsidR="003E36B0">
        <w:t>P450</w:t>
      </w:r>
      <w:r w:rsidR="003E36B0">
        <w:rPr>
          <w:spacing w:val="1"/>
        </w:rPr>
        <w:t xml:space="preserve"> </w:t>
      </w:r>
      <w:proofErr w:type="spellStart"/>
      <w:r w:rsidR="003E36B0">
        <w:t>mitochrondriale</w:t>
      </w:r>
      <w:proofErr w:type="spellEnd"/>
      <w:r w:rsidR="003E36B0">
        <w:t>,</w:t>
      </w:r>
      <w:r w:rsidR="003E36B0">
        <w:rPr>
          <w:spacing w:val="1"/>
        </w:rPr>
        <w:t xml:space="preserve"> </w:t>
      </w:r>
      <w:r>
        <w:rPr>
          <w:spacing w:val="1"/>
        </w:rPr>
        <w:t xml:space="preserve">Ceci </w:t>
      </w:r>
      <w:r w:rsidR="00C143DA">
        <w:rPr>
          <w:spacing w:val="1"/>
        </w:rPr>
        <w:t>c</w:t>
      </w:r>
      <w:r>
        <w:rPr>
          <w:spacing w:val="1"/>
        </w:rPr>
        <w:t>onduit à partir du calcitriol au</w:t>
      </w:r>
      <w:r w:rsidR="003E36B0">
        <w:rPr>
          <w:spacing w:val="1"/>
        </w:rPr>
        <w:t xml:space="preserve"> </w:t>
      </w:r>
      <w:r w:rsidR="003E36B0">
        <w:t>1,24,25(OH)</w:t>
      </w:r>
      <w:r w:rsidR="003E36B0">
        <w:rPr>
          <w:vertAlign w:val="subscript"/>
        </w:rPr>
        <w:t>3</w:t>
      </w:r>
      <w:r w:rsidR="003E36B0">
        <w:t>D</w:t>
      </w:r>
      <w:r w:rsidR="003E36B0">
        <w:rPr>
          <w:vertAlign w:val="subscript"/>
        </w:rPr>
        <w:t>3</w:t>
      </w:r>
      <w:r w:rsidR="003E36B0">
        <w:rPr>
          <w:spacing w:val="4"/>
        </w:rPr>
        <w:t xml:space="preserve"> </w:t>
      </w:r>
      <w:r w:rsidR="003E36B0">
        <w:t>ou</w:t>
      </w:r>
      <w:r w:rsidR="003E36B0">
        <w:rPr>
          <w:spacing w:val="48"/>
        </w:rPr>
        <w:t xml:space="preserve"> </w:t>
      </w:r>
      <w:r w:rsidR="003E36B0">
        <w:t>l’acide</w:t>
      </w:r>
      <w:r w:rsidR="003E36B0">
        <w:rPr>
          <w:spacing w:val="48"/>
        </w:rPr>
        <w:t xml:space="preserve"> </w:t>
      </w:r>
      <w:proofErr w:type="spellStart"/>
      <w:r w:rsidR="003E36B0">
        <w:t>calcitroïque</w:t>
      </w:r>
      <w:proofErr w:type="spellEnd"/>
      <w:r w:rsidR="003E36B0">
        <w:t>.</w:t>
      </w:r>
      <w:r w:rsidR="003E36B0">
        <w:rPr>
          <w:spacing w:val="50"/>
        </w:rPr>
        <w:t xml:space="preserve"> </w:t>
      </w:r>
      <w:r w:rsidR="003E36B0">
        <w:t>Cette</w:t>
      </w:r>
      <w:r w:rsidR="003E36B0">
        <w:rPr>
          <w:spacing w:val="48"/>
        </w:rPr>
        <w:t xml:space="preserve"> </w:t>
      </w:r>
      <w:r w:rsidR="003E36B0">
        <w:t>enzyme</w:t>
      </w:r>
      <w:r w:rsidR="003E36B0">
        <w:rPr>
          <w:spacing w:val="49"/>
        </w:rPr>
        <w:t xml:space="preserve"> </w:t>
      </w:r>
      <w:r w:rsidR="003E36B0">
        <w:t>peut</w:t>
      </w:r>
      <w:r w:rsidR="003E36B0">
        <w:rPr>
          <w:spacing w:val="49"/>
        </w:rPr>
        <w:t xml:space="preserve"> </w:t>
      </w:r>
      <w:r w:rsidR="003E36B0">
        <w:t>également</w:t>
      </w:r>
      <w:r w:rsidR="003E36B0">
        <w:rPr>
          <w:spacing w:val="48"/>
        </w:rPr>
        <w:t xml:space="preserve"> </w:t>
      </w:r>
      <w:r w:rsidR="003E36B0">
        <w:t>hydroxyler</w:t>
      </w:r>
      <w:r w:rsidR="003E36B0">
        <w:rPr>
          <w:spacing w:val="48"/>
        </w:rPr>
        <w:t xml:space="preserve"> </w:t>
      </w:r>
      <w:r w:rsidR="003E36B0">
        <w:t>le</w:t>
      </w:r>
      <w:r w:rsidR="003E36B0">
        <w:rPr>
          <w:spacing w:val="50"/>
        </w:rPr>
        <w:t xml:space="preserve"> </w:t>
      </w:r>
      <w:proofErr w:type="spellStart"/>
      <w:r w:rsidR="003E36B0">
        <w:t>calcidiol</w:t>
      </w:r>
      <w:proofErr w:type="spellEnd"/>
      <w:r w:rsidR="003E36B0">
        <w:rPr>
          <w:spacing w:val="-53"/>
        </w:rPr>
        <w:t xml:space="preserve"> </w:t>
      </w:r>
      <w:r w:rsidR="003E36B0">
        <w:t>pour</w:t>
      </w:r>
      <w:r w:rsidR="003E36B0">
        <w:rPr>
          <w:spacing w:val="29"/>
        </w:rPr>
        <w:t xml:space="preserve"> </w:t>
      </w:r>
      <w:r w:rsidR="003E36B0">
        <w:t>donner</w:t>
      </w:r>
      <w:r w:rsidR="003E36B0">
        <w:rPr>
          <w:spacing w:val="30"/>
        </w:rPr>
        <w:t xml:space="preserve"> </w:t>
      </w:r>
      <w:r w:rsidR="003E36B0">
        <w:t>de</w:t>
      </w:r>
      <w:r w:rsidR="003E36B0">
        <w:rPr>
          <w:spacing w:val="30"/>
        </w:rPr>
        <w:t xml:space="preserve"> </w:t>
      </w:r>
      <w:r w:rsidR="003E36B0">
        <w:t>la</w:t>
      </w:r>
      <w:r w:rsidR="003E36B0">
        <w:rPr>
          <w:spacing w:val="30"/>
        </w:rPr>
        <w:t xml:space="preserve"> </w:t>
      </w:r>
      <w:r w:rsidR="003E36B0">
        <w:t>24,25(OH)</w:t>
      </w:r>
      <w:r w:rsidR="003E36B0">
        <w:rPr>
          <w:vertAlign w:val="subscript"/>
        </w:rPr>
        <w:t>3</w:t>
      </w:r>
      <w:r w:rsidR="003E36B0">
        <w:t>D</w:t>
      </w:r>
      <w:r w:rsidR="003E36B0">
        <w:rPr>
          <w:vertAlign w:val="subscript"/>
        </w:rPr>
        <w:t>3</w:t>
      </w:r>
      <w:r w:rsidR="003E36B0">
        <w:t>.</w:t>
      </w:r>
      <w:r w:rsidR="003E36B0">
        <w:rPr>
          <w:spacing w:val="30"/>
        </w:rPr>
        <w:t xml:space="preserve"> </w:t>
      </w:r>
      <w:r w:rsidR="003E36B0">
        <w:t>Ces</w:t>
      </w:r>
      <w:r w:rsidR="003E36B0">
        <w:rPr>
          <w:spacing w:val="29"/>
        </w:rPr>
        <w:t xml:space="preserve"> </w:t>
      </w:r>
      <w:r w:rsidR="003E36B0">
        <w:t>réactions</w:t>
      </w:r>
      <w:r w:rsidR="003E36B0">
        <w:rPr>
          <w:spacing w:val="30"/>
        </w:rPr>
        <w:t xml:space="preserve"> </w:t>
      </w:r>
      <w:r w:rsidR="003E36B0">
        <w:t>permettent</w:t>
      </w:r>
      <w:r w:rsidR="003E36B0">
        <w:rPr>
          <w:spacing w:val="30"/>
        </w:rPr>
        <w:t xml:space="preserve"> </w:t>
      </w:r>
      <w:r w:rsidR="003E36B0">
        <w:t>de</w:t>
      </w:r>
      <w:r w:rsidR="003E36B0">
        <w:rPr>
          <w:spacing w:val="30"/>
        </w:rPr>
        <w:t xml:space="preserve"> </w:t>
      </w:r>
      <w:r w:rsidR="003E36B0">
        <w:t>diminuer</w:t>
      </w:r>
      <w:r w:rsidR="003E36B0">
        <w:rPr>
          <w:spacing w:val="30"/>
        </w:rPr>
        <w:t xml:space="preserve"> </w:t>
      </w:r>
      <w:r w:rsidR="003E36B0">
        <w:t>la</w:t>
      </w:r>
      <w:r w:rsidR="003E36B0">
        <w:rPr>
          <w:spacing w:val="29"/>
        </w:rPr>
        <w:t xml:space="preserve"> </w:t>
      </w:r>
      <w:r w:rsidR="003E36B0">
        <w:t>quantité</w:t>
      </w:r>
      <w:r w:rsidR="003E36B0">
        <w:rPr>
          <w:spacing w:val="30"/>
        </w:rPr>
        <w:t xml:space="preserve"> </w:t>
      </w:r>
      <w:r w:rsidR="003E36B0">
        <w:t>de</w:t>
      </w:r>
      <w:r w:rsidR="003E36B0">
        <w:rPr>
          <w:spacing w:val="30"/>
        </w:rPr>
        <w:t xml:space="preserve"> </w:t>
      </w:r>
      <w:proofErr w:type="spellStart"/>
      <w:r w:rsidR="003E36B0">
        <w:t>calcidiol</w:t>
      </w:r>
      <w:proofErr w:type="spellEnd"/>
      <w:r w:rsidR="003E36B0">
        <w:rPr>
          <w:spacing w:val="-53"/>
        </w:rPr>
        <w:t xml:space="preserve"> </w:t>
      </w:r>
      <w:r w:rsidR="003E36B0">
        <w:rPr>
          <w:w w:val="95"/>
        </w:rPr>
        <w:t>et</w:t>
      </w:r>
      <w:r w:rsidR="003E36B0">
        <w:rPr>
          <w:spacing w:val="49"/>
        </w:rPr>
        <w:t xml:space="preserve"> </w:t>
      </w:r>
      <w:r w:rsidR="003E36B0">
        <w:rPr>
          <w:w w:val="95"/>
        </w:rPr>
        <w:t>calcitriol</w:t>
      </w:r>
      <w:r w:rsidR="003E36B0">
        <w:rPr>
          <w:spacing w:val="50"/>
        </w:rPr>
        <w:t xml:space="preserve"> </w:t>
      </w:r>
      <w:r w:rsidR="003E36B0">
        <w:rPr>
          <w:w w:val="95"/>
        </w:rPr>
        <w:t>disponible</w:t>
      </w:r>
      <w:r w:rsidR="003E36B0">
        <w:rPr>
          <w:spacing w:val="49"/>
        </w:rPr>
        <w:t xml:space="preserve"> </w:t>
      </w:r>
      <w:r w:rsidR="003E36B0">
        <w:rPr>
          <w:w w:val="95"/>
        </w:rPr>
        <w:t>dans</w:t>
      </w:r>
      <w:r w:rsidR="003E36B0">
        <w:rPr>
          <w:spacing w:val="50"/>
        </w:rPr>
        <w:t xml:space="preserve"> </w:t>
      </w:r>
      <w:r w:rsidR="003E36B0">
        <w:rPr>
          <w:w w:val="95"/>
        </w:rPr>
        <w:t>le</w:t>
      </w:r>
      <w:r w:rsidR="003E36B0">
        <w:rPr>
          <w:spacing w:val="49"/>
        </w:rPr>
        <w:t xml:space="preserve"> </w:t>
      </w:r>
      <w:r w:rsidR="003E36B0">
        <w:rPr>
          <w:w w:val="95"/>
        </w:rPr>
        <w:t>sang ;</w:t>
      </w:r>
      <w:r w:rsidR="003E36B0">
        <w:rPr>
          <w:spacing w:val="50"/>
        </w:rPr>
        <w:t xml:space="preserve"> </w:t>
      </w:r>
      <w:r w:rsidR="003E36B0">
        <w:rPr>
          <w:w w:val="95"/>
        </w:rPr>
        <w:t>la</w:t>
      </w:r>
      <w:r w:rsidR="003E36B0">
        <w:rPr>
          <w:spacing w:val="49"/>
        </w:rPr>
        <w:t xml:space="preserve"> </w:t>
      </w:r>
      <w:r w:rsidR="003E36B0">
        <w:rPr>
          <w:w w:val="95"/>
        </w:rPr>
        <w:t>24-hydroxylase</w:t>
      </w:r>
      <w:r w:rsidR="003E36B0">
        <w:rPr>
          <w:spacing w:val="50"/>
        </w:rPr>
        <w:t xml:space="preserve"> </w:t>
      </w:r>
      <w:r w:rsidR="003E36B0">
        <w:rPr>
          <w:w w:val="95"/>
        </w:rPr>
        <w:t>sert</w:t>
      </w:r>
      <w:r w:rsidR="00C143DA">
        <w:rPr>
          <w:w w:val="95"/>
        </w:rPr>
        <w:t xml:space="preserve"> ainsi</w:t>
      </w:r>
      <w:r w:rsidR="003E36B0">
        <w:rPr>
          <w:spacing w:val="49"/>
        </w:rPr>
        <w:t xml:space="preserve"> </w:t>
      </w:r>
      <w:r w:rsidR="003E36B0">
        <w:rPr>
          <w:w w:val="95"/>
        </w:rPr>
        <w:t>de</w:t>
      </w:r>
      <w:r w:rsidR="003E36B0">
        <w:rPr>
          <w:spacing w:val="50"/>
        </w:rPr>
        <w:t xml:space="preserve"> </w:t>
      </w:r>
      <w:r w:rsidR="003E36B0">
        <w:rPr>
          <w:w w:val="95"/>
        </w:rPr>
        <w:t>catabolisme</w:t>
      </w:r>
      <w:r w:rsidR="003E36B0">
        <w:rPr>
          <w:spacing w:val="49"/>
        </w:rPr>
        <w:t xml:space="preserve"> </w:t>
      </w:r>
      <w:r w:rsidR="003E36B0">
        <w:rPr>
          <w:w w:val="95"/>
        </w:rPr>
        <w:t>de</w:t>
      </w:r>
      <w:r w:rsidR="003E36B0">
        <w:rPr>
          <w:spacing w:val="1"/>
          <w:w w:val="95"/>
        </w:rPr>
        <w:t xml:space="preserve"> </w:t>
      </w:r>
      <w:r w:rsidR="003E36B0">
        <w:t xml:space="preserve">la vitamine D (Norman </w:t>
      </w:r>
      <w:hyperlink w:anchor="_bookmark91" w:history="1">
        <w:r w:rsidR="003E36B0">
          <w:t>2008</w:t>
        </w:r>
      </w:hyperlink>
      <w:r w:rsidR="003E36B0">
        <w:t xml:space="preserve">) </w:t>
      </w:r>
      <w:r w:rsidR="003E36B0">
        <w:rPr>
          <w:b/>
        </w:rPr>
        <w:t xml:space="preserve">(Figure </w:t>
      </w:r>
      <w:hyperlink w:anchor="_bookmark13" w:history="1">
        <w:r w:rsidR="003E36B0">
          <w:rPr>
            <w:b/>
          </w:rPr>
          <w:t>2</w:t>
        </w:r>
      </w:hyperlink>
      <w:r w:rsidR="003E36B0">
        <w:rPr>
          <w:b/>
        </w:rPr>
        <w:t>)</w:t>
      </w:r>
      <w:r w:rsidR="003E36B0">
        <w:t>. La quantité de calcitriol est donc déterminée par un</w:t>
      </w:r>
      <w:r w:rsidR="003E36B0">
        <w:rPr>
          <w:spacing w:val="1"/>
        </w:rPr>
        <w:t xml:space="preserve"> </w:t>
      </w:r>
      <w:r w:rsidR="003E36B0">
        <w:t>équilibre</w:t>
      </w:r>
      <w:r w:rsidR="003E36B0">
        <w:rPr>
          <w:spacing w:val="-2"/>
        </w:rPr>
        <w:t xml:space="preserve"> </w:t>
      </w:r>
      <w:r w:rsidR="003E36B0">
        <w:t>entre</w:t>
      </w:r>
      <w:r w:rsidR="003E36B0">
        <w:rPr>
          <w:spacing w:val="-2"/>
        </w:rPr>
        <w:t xml:space="preserve"> </w:t>
      </w:r>
      <w:r w:rsidR="003E36B0">
        <w:t>les</w:t>
      </w:r>
      <w:r w:rsidR="003E36B0">
        <w:rPr>
          <w:spacing w:val="-2"/>
        </w:rPr>
        <w:t xml:space="preserve"> </w:t>
      </w:r>
      <w:r w:rsidR="003E36B0">
        <w:t>enzymes</w:t>
      </w:r>
      <w:r w:rsidR="003E36B0">
        <w:rPr>
          <w:spacing w:val="-2"/>
        </w:rPr>
        <w:t xml:space="preserve"> </w:t>
      </w:r>
      <w:r w:rsidR="003E36B0">
        <w:t>CYP27B1</w:t>
      </w:r>
      <w:r w:rsidR="003E36B0">
        <w:rPr>
          <w:spacing w:val="-2"/>
        </w:rPr>
        <w:t xml:space="preserve"> </w:t>
      </w:r>
      <w:r w:rsidR="003E36B0">
        <w:t>et</w:t>
      </w:r>
      <w:r w:rsidR="003E36B0">
        <w:rPr>
          <w:spacing w:val="-2"/>
        </w:rPr>
        <w:t xml:space="preserve"> </w:t>
      </w:r>
      <w:r w:rsidR="003E36B0">
        <w:t>CYP24A1</w:t>
      </w:r>
      <w:r w:rsidR="003E36B0">
        <w:rPr>
          <w:spacing w:val="-2"/>
        </w:rPr>
        <w:t xml:space="preserve"> </w:t>
      </w:r>
      <w:r w:rsidR="003E36B0">
        <w:t>(</w:t>
      </w:r>
      <w:proofErr w:type="spellStart"/>
      <w:r w:rsidR="003E36B0">
        <w:t>Dankers</w:t>
      </w:r>
      <w:proofErr w:type="spellEnd"/>
      <w:r w:rsidR="003E36B0">
        <w:rPr>
          <w:spacing w:val="-2"/>
        </w:rPr>
        <w:t xml:space="preserve"> </w:t>
      </w:r>
      <w:r w:rsidR="003E36B0">
        <w:t>et</w:t>
      </w:r>
      <w:r w:rsidR="003E36B0">
        <w:rPr>
          <w:spacing w:val="-2"/>
        </w:rPr>
        <w:t xml:space="preserve"> </w:t>
      </w:r>
      <w:r w:rsidR="003E36B0">
        <w:t>al.</w:t>
      </w:r>
      <w:r w:rsidR="003E36B0">
        <w:rPr>
          <w:spacing w:val="-3"/>
        </w:rPr>
        <w:t xml:space="preserve"> </w:t>
      </w:r>
      <w:hyperlink w:anchor="_bookmark69" w:history="1">
        <w:r w:rsidR="003E36B0">
          <w:t>2017</w:t>
        </w:r>
      </w:hyperlink>
      <w:r w:rsidR="003E36B0">
        <w:t>).</w:t>
      </w:r>
    </w:p>
    <w:p w14:paraId="7BAA21F4" w14:textId="273AEC5C" w:rsidR="002C0AF8" w:rsidRDefault="003E36B0">
      <w:pPr>
        <w:spacing w:before="202"/>
        <w:ind w:right="46"/>
        <w:jc w:val="center"/>
        <w:rPr>
          <w:sz w:val="20"/>
        </w:rPr>
      </w:pPr>
      <w:bookmarkStart w:id="27" w:name="_bookmark13"/>
      <w:bookmarkEnd w:id="27"/>
      <w:commentRangeStart w:id="28"/>
      <w:r>
        <w:rPr>
          <w:b/>
          <w:sz w:val="20"/>
        </w:rPr>
        <w:t>F</w:t>
      </w:r>
      <w:r>
        <w:rPr>
          <w:b/>
          <w:smallCaps/>
          <w:sz w:val="20"/>
        </w:rPr>
        <w:t>i</w:t>
      </w:r>
      <w:r w:rsidR="00C143DA">
        <w:rPr>
          <w:b/>
          <w:smallCaps/>
          <w:sz w:val="20"/>
        </w:rPr>
        <w:t>g</w:t>
      </w:r>
      <w:r>
        <w:rPr>
          <w:b/>
          <w:smallCaps/>
          <w:sz w:val="20"/>
        </w:rPr>
        <w:t>ure</w:t>
      </w:r>
      <w:r>
        <w:rPr>
          <w:b/>
          <w:spacing w:val="-12"/>
          <w:sz w:val="20"/>
        </w:rPr>
        <w:t xml:space="preserve"> </w:t>
      </w:r>
      <w:r>
        <w:rPr>
          <w:b/>
          <w:sz w:val="20"/>
        </w:rPr>
        <w:t>2</w:t>
      </w:r>
      <w:r>
        <w:rPr>
          <w:b/>
          <w:spacing w:val="-11"/>
          <w:sz w:val="20"/>
        </w:rPr>
        <w:t xml:space="preserve"> </w:t>
      </w:r>
      <w:r>
        <w:rPr>
          <w:b/>
          <w:sz w:val="20"/>
        </w:rPr>
        <w:t>–</w:t>
      </w:r>
      <w:r>
        <w:rPr>
          <w:b/>
          <w:spacing w:val="-12"/>
          <w:sz w:val="20"/>
        </w:rPr>
        <w:t xml:space="preserve"> </w:t>
      </w:r>
      <w:r>
        <w:rPr>
          <w:sz w:val="20"/>
        </w:rPr>
        <w:t>Métabolisme</w:t>
      </w:r>
      <w:r>
        <w:rPr>
          <w:spacing w:val="-11"/>
          <w:sz w:val="20"/>
        </w:rPr>
        <w:t xml:space="preserve"> </w:t>
      </w:r>
      <w:r>
        <w:rPr>
          <w:sz w:val="20"/>
        </w:rPr>
        <w:t>de</w:t>
      </w:r>
      <w:r>
        <w:rPr>
          <w:spacing w:val="-12"/>
          <w:sz w:val="20"/>
        </w:rPr>
        <w:t xml:space="preserve"> </w:t>
      </w:r>
      <w:r>
        <w:rPr>
          <w:sz w:val="20"/>
        </w:rPr>
        <w:t>la</w:t>
      </w:r>
      <w:r>
        <w:rPr>
          <w:spacing w:val="-11"/>
          <w:sz w:val="20"/>
        </w:rPr>
        <w:t xml:space="preserve"> </w:t>
      </w:r>
      <w:r>
        <w:rPr>
          <w:sz w:val="20"/>
        </w:rPr>
        <w:t>vitamine</w:t>
      </w:r>
      <w:r>
        <w:rPr>
          <w:spacing w:val="-11"/>
          <w:sz w:val="20"/>
        </w:rPr>
        <w:t xml:space="preserve"> </w:t>
      </w:r>
      <w:r>
        <w:rPr>
          <w:sz w:val="20"/>
        </w:rPr>
        <w:t>D.</w:t>
      </w:r>
      <w:r>
        <w:rPr>
          <w:spacing w:val="-12"/>
          <w:sz w:val="20"/>
        </w:rPr>
        <w:t xml:space="preserve"> </w:t>
      </w:r>
      <w:r>
        <w:rPr>
          <w:sz w:val="20"/>
        </w:rPr>
        <w:t>Norman</w:t>
      </w:r>
      <w:r>
        <w:rPr>
          <w:spacing w:val="-11"/>
          <w:sz w:val="20"/>
        </w:rPr>
        <w:t xml:space="preserve"> </w:t>
      </w:r>
      <w:r>
        <w:rPr>
          <w:sz w:val="20"/>
        </w:rPr>
        <w:t>(</w:t>
      </w:r>
      <w:hyperlink w:anchor="_bookmark91" w:history="1">
        <w:r>
          <w:rPr>
            <w:sz w:val="20"/>
          </w:rPr>
          <w:t>2008</w:t>
        </w:r>
      </w:hyperlink>
      <w:r>
        <w:rPr>
          <w:sz w:val="20"/>
        </w:rPr>
        <w:t>)</w:t>
      </w:r>
      <w:commentRangeEnd w:id="28"/>
      <w:r w:rsidR="00C143DA">
        <w:rPr>
          <w:rStyle w:val="CommentReference"/>
        </w:rPr>
        <w:commentReference w:id="28"/>
      </w:r>
    </w:p>
    <w:p w14:paraId="48E597BC" w14:textId="77777777" w:rsidR="002C0AF8" w:rsidRDefault="002C0AF8">
      <w:pPr>
        <w:pStyle w:val="BodyText"/>
      </w:pPr>
    </w:p>
    <w:p w14:paraId="2AFAD825" w14:textId="69B489C6" w:rsidR="002C0AF8" w:rsidRDefault="003E36B0">
      <w:pPr>
        <w:pStyle w:val="BodyText"/>
        <w:spacing w:before="168" w:line="386" w:lineRule="auto"/>
        <w:ind w:left="117" w:right="162" w:firstLine="218"/>
        <w:jc w:val="both"/>
      </w:pPr>
      <w:r>
        <w:rPr>
          <w:w w:val="95"/>
        </w:rPr>
        <w:t>L</w:t>
      </w:r>
      <w:r w:rsidR="00C143DA">
        <w:rPr>
          <w:w w:val="95"/>
        </w:rPr>
        <w:t>a synthès</w:t>
      </w:r>
      <w:r>
        <w:rPr>
          <w:w w:val="95"/>
        </w:rPr>
        <w:t xml:space="preserve">e </w:t>
      </w:r>
      <w:r w:rsidR="00C143DA">
        <w:rPr>
          <w:w w:val="95"/>
        </w:rPr>
        <w:t xml:space="preserve">du </w:t>
      </w:r>
      <w:r>
        <w:rPr>
          <w:w w:val="95"/>
        </w:rPr>
        <w:t>calcitriol est régulé</w:t>
      </w:r>
      <w:r w:rsidR="00C143DA">
        <w:rPr>
          <w:w w:val="95"/>
        </w:rPr>
        <w:t>e</w:t>
      </w:r>
      <w:r>
        <w:rPr>
          <w:w w:val="95"/>
        </w:rPr>
        <w:t xml:space="preserve"> par deux </w:t>
      </w:r>
      <w:r w:rsidR="00C143DA">
        <w:rPr>
          <w:w w:val="95"/>
        </w:rPr>
        <w:t>hormones</w:t>
      </w:r>
      <w:r>
        <w:rPr>
          <w:w w:val="95"/>
        </w:rPr>
        <w:t xml:space="preserve">, </w:t>
      </w:r>
      <w:bookmarkStart w:id="29" w:name="_bookmark14"/>
      <w:bookmarkEnd w:id="29"/>
      <w:r>
        <w:rPr>
          <w:w w:val="95"/>
        </w:rPr>
        <w:t>l’hormone parathyroïde (</w:t>
      </w:r>
      <w:hyperlink w:anchor="_bookmark5" w:history="1">
        <w:r>
          <w:rPr>
            <w:w w:val="95"/>
          </w:rPr>
          <w:t>PTH</w:t>
        </w:r>
      </w:hyperlink>
      <w:r>
        <w:rPr>
          <w:w w:val="95"/>
        </w:rPr>
        <w:t>) et l’hormone de croissance</w:t>
      </w:r>
      <w:r>
        <w:rPr>
          <w:spacing w:val="1"/>
          <w:w w:val="95"/>
        </w:rPr>
        <w:t xml:space="preserve"> </w:t>
      </w:r>
      <w:r w:rsidR="009D020E">
        <w:rPr>
          <w:spacing w:val="1"/>
          <w:w w:val="95"/>
        </w:rPr>
        <w:t xml:space="preserve">des </w:t>
      </w:r>
      <w:r>
        <w:t>fibroblast</w:t>
      </w:r>
      <w:r w:rsidR="009D020E">
        <w:t>es</w:t>
      </w:r>
      <w:r>
        <w:t xml:space="preserve"> 23 (FGF23). La FGF23, induite par </w:t>
      </w:r>
      <w:r w:rsidR="009D020E">
        <w:t>une</w:t>
      </w:r>
      <w:r>
        <w:t xml:space="preserve"> concentration </w:t>
      </w:r>
      <w:r w:rsidR="009D020E">
        <w:t xml:space="preserve">élevée </w:t>
      </w:r>
      <w:r>
        <w:t>de calcitriol et une faible</w:t>
      </w:r>
      <w:r>
        <w:rPr>
          <w:spacing w:val="1"/>
        </w:rPr>
        <w:t xml:space="preserve"> </w:t>
      </w:r>
      <w:r>
        <w:t>concentration de phosphate dans le sang, favorise l’induction de la CYP24A1</w:t>
      </w:r>
      <w:r>
        <w:rPr>
          <w:w w:val="95"/>
        </w:rPr>
        <w:t>, tandis que la</w:t>
      </w:r>
      <w:r w:rsidR="001F1E72">
        <w:rPr>
          <w:w w:val="95"/>
        </w:rPr>
        <w:t xml:space="preserve"> parathormone (</w:t>
      </w:r>
      <w:hyperlink w:anchor="_bookmark5" w:history="1">
        <w:r>
          <w:rPr>
            <w:w w:val="95"/>
          </w:rPr>
          <w:t>PTH</w:t>
        </w:r>
      </w:hyperlink>
      <w:r w:rsidR="001F1E72">
        <w:rPr>
          <w:w w:val="95"/>
        </w:rPr>
        <w:t>)</w:t>
      </w:r>
      <w:r>
        <w:rPr>
          <w:w w:val="95"/>
        </w:rPr>
        <w:t>, induite par une faible concentration de calcium et inhibée</w:t>
      </w:r>
      <w:r>
        <w:rPr>
          <w:spacing w:val="1"/>
          <w:w w:val="95"/>
        </w:rPr>
        <w:t xml:space="preserve"> </w:t>
      </w:r>
      <w:r>
        <w:t>par une forte concentration de calcitriol, va induire la CYP24A1 et donc contribuer au catabolisme</w:t>
      </w:r>
      <w:r>
        <w:rPr>
          <w:spacing w:val="-52"/>
        </w:rPr>
        <w:t xml:space="preserve"> </w:t>
      </w:r>
      <w:r>
        <w:t>du</w:t>
      </w:r>
      <w:r>
        <w:rPr>
          <w:spacing w:val="-2"/>
        </w:rPr>
        <w:t xml:space="preserve"> </w:t>
      </w:r>
      <w:r>
        <w:t>calcitriol</w:t>
      </w:r>
      <w:r>
        <w:rPr>
          <w:spacing w:val="-2"/>
        </w:rPr>
        <w:t xml:space="preserve"> </w:t>
      </w:r>
      <w:r>
        <w:rPr>
          <w:b/>
        </w:rPr>
        <w:t>(Figure</w:t>
      </w:r>
      <w:r>
        <w:rPr>
          <w:b/>
          <w:spacing w:val="-2"/>
        </w:rPr>
        <w:t xml:space="preserve"> </w:t>
      </w:r>
      <w:hyperlink w:anchor="_bookmark16" w:history="1">
        <w:r w:rsidR="00E806FA">
          <w:t>2</w:t>
        </w:r>
      </w:hyperlink>
      <w:r>
        <w:t>)</w:t>
      </w:r>
      <w:r>
        <w:rPr>
          <w:spacing w:val="-2"/>
        </w:rPr>
        <w:t xml:space="preserve"> </w:t>
      </w:r>
      <w:r>
        <w:t>(</w:t>
      </w:r>
      <w:proofErr w:type="spellStart"/>
      <w:r>
        <w:t>Dankers</w:t>
      </w:r>
      <w:proofErr w:type="spellEnd"/>
      <w:r>
        <w:rPr>
          <w:spacing w:val="-2"/>
        </w:rPr>
        <w:t xml:space="preserve"> </w:t>
      </w:r>
      <w:r>
        <w:t>et</w:t>
      </w:r>
      <w:r>
        <w:rPr>
          <w:spacing w:val="-2"/>
        </w:rPr>
        <w:t xml:space="preserve"> </w:t>
      </w:r>
      <w:r>
        <w:t>al.</w:t>
      </w:r>
      <w:r>
        <w:rPr>
          <w:spacing w:val="-2"/>
        </w:rPr>
        <w:t xml:space="preserve"> </w:t>
      </w:r>
      <w:hyperlink w:anchor="_bookmark69" w:history="1">
        <w:r>
          <w:t>2017</w:t>
        </w:r>
        <w:r>
          <w:rPr>
            <w:spacing w:val="-28"/>
          </w:rPr>
          <w:t xml:space="preserve"> </w:t>
        </w:r>
      </w:hyperlink>
      <w:r>
        <w:t>;</w:t>
      </w:r>
      <w:r>
        <w:rPr>
          <w:spacing w:val="-2"/>
        </w:rPr>
        <w:t xml:space="preserve"> </w:t>
      </w:r>
      <w:proofErr w:type="spellStart"/>
      <w:r>
        <w:t>Christakos</w:t>
      </w:r>
      <w:proofErr w:type="spellEnd"/>
      <w:r>
        <w:rPr>
          <w:spacing w:val="-2"/>
        </w:rPr>
        <w:t xml:space="preserve"> </w:t>
      </w:r>
      <w:r>
        <w:t>et</w:t>
      </w:r>
      <w:r>
        <w:rPr>
          <w:spacing w:val="-2"/>
        </w:rPr>
        <w:t xml:space="preserve"> </w:t>
      </w:r>
      <w:r>
        <w:t>al.</w:t>
      </w:r>
      <w:r>
        <w:rPr>
          <w:spacing w:val="-1"/>
        </w:rPr>
        <w:t xml:space="preserve"> </w:t>
      </w:r>
      <w:hyperlink w:anchor="_bookmark67" w:history="1">
        <w:r>
          <w:t>2010</w:t>
        </w:r>
      </w:hyperlink>
      <w:r>
        <w:t>).</w:t>
      </w:r>
    </w:p>
    <w:p w14:paraId="7442DCE7" w14:textId="77777777" w:rsidR="002C0AF8" w:rsidRDefault="002C0AF8">
      <w:pPr>
        <w:pStyle w:val="BodyText"/>
        <w:spacing w:before="9"/>
        <w:rPr>
          <w:sz w:val="35"/>
        </w:rPr>
      </w:pPr>
    </w:p>
    <w:p w14:paraId="4421857A" w14:textId="77777777" w:rsidR="002C0AF8" w:rsidRDefault="003E36B0">
      <w:pPr>
        <w:pStyle w:val="ListParagraph"/>
        <w:numPr>
          <w:ilvl w:val="1"/>
          <w:numId w:val="1"/>
        </w:numPr>
        <w:tabs>
          <w:tab w:val="left" w:pos="665"/>
        </w:tabs>
        <w:ind w:hanging="548"/>
        <w:rPr>
          <w:rFonts w:ascii="Arial" w:hAnsi="Arial"/>
          <w:b/>
          <w:sz w:val="28"/>
        </w:rPr>
      </w:pPr>
      <w:bookmarkStart w:id="30" w:name="Place_de_l'ergostérol"/>
      <w:bookmarkStart w:id="31" w:name="_bookmark15"/>
      <w:bookmarkEnd w:id="30"/>
      <w:bookmarkEnd w:id="31"/>
      <w:r>
        <w:rPr>
          <w:rFonts w:ascii="Arial" w:hAnsi="Arial"/>
          <w:b/>
          <w:w w:val="95"/>
          <w:sz w:val="28"/>
        </w:rPr>
        <w:t>Place</w:t>
      </w:r>
      <w:r>
        <w:rPr>
          <w:rFonts w:ascii="Arial" w:hAnsi="Arial"/>
          <w:b/>
          <w:spacing w:val="39"/>
          <w:w w:val="95"/>
          <w:sz w:val="28"/>
        </w:rPr>
        <w:t xml:space="preserve"> </w:t>
      </w:r>
      <w:r>
        <w:rPr>
          <w:rFonts w:ascii="Arial" w:hAnsi="Arial"/>
          <w:b/>
          <w:w w:val="95"/>
          <w:sz w:val="28"/>
        </w:rPr>
        <w:t>de</w:t>
      </w:r>
      <w:r>
        <w:rPr>
          <w:rFonts w:ascii="Arial" w:hAnsi="Arial"/>
          <w:b/>
          <w:spacing w:val="40"/>
          <w:w w:val="95"/>
          <w:sz w:val="28"/>
        </w:rPr>
        <w:t xml:space="preserve"> </w:t>
      </w:r>
      <w:r>
        <w:rPr>
          <w:rFonts w:ascii="Arial" w:hAnsi="Arial"/>
          <w:b/>
          <w:w w:val="95"/>
          <w:sz w:val="28"/>
        </w:rPr>
        <w:t>l’ergostérol</w:t>
      </w:r>
    </w:p>
    <w:p w14:paraId="550A6107" w14:textId="77777777" w:rsidR="002C0AF8" w:rsidRDefault="002C0AF8">
      <w:pPr>
        <w:pStyle w:val="BodyText"/>
        <w:spacing w:before="9"/>
        <w:rPr>
          <w:rFonts w:ascii="Arial"/>
          <w:b/>
          <w:sz w:val="31"/>
        </w:rPr>
      </w:pPr>
    </w:p>
    <w:p w14:paraId="71DEF7A1" w14:textId="5DD66461" w:rsidR="00EE7836" w:rsidRDefault="003E36B0" w:rsidP="009D020E">
      <w:pPr>
        <w:pStyle w:val="BodyText"/>
        <w:spacing w:before="89" w:line="386" w:lineRule="auto"/>
        <w:ind w:left="117" w:right="125"/>
        <w:jc w:val="both"/>
      </w:pPr>
      <w:r>
        <w:t>L’ergostérol</w:t>
      </w:r>
      <w:r>
        <w:rPr>
          <w:spacing w:val="-10"/>
        </w:rPr>
        <w:t xml:space="preserve"> </w:t>
      </w:r>
      <w:r>
        <w:t>ou</w:t>
      </w:r>
      <w:r>
        <w:rPr>
          <w:spacing w:val="-9"/>
        </w:rPr>
        <w:t xml:space="preserve"> </w:t>
      </w:r>
      <w:r>
        <w:t>vitamine</w:t>
      </w:r>
      <w:r>
        <w:rPr>
          <w:spacing w:val="-9"/>
        </w:rPr>
        <w:t xml:space="preserve"> </w:t>
      </w:r>
      <w:r>
        <w:t>D</w:t>
      </w:r>
      <w:r>
        <w:rPr>
          <w:vertAlign w:val="subscript"/>
        </w:rPr>
        <w:t>2</w:t>
      </w:r>
      <w:r>
        <w:t xml:space="preserve"> est</w:t>
      </w:r>
      <w:r>
        <w:rPr>
          <w:spacing w:val="-9"/>
        </w:rPr>
        <w:t xml:space="preserve"> </w:t>
      </w:r>
      <w:r>
        <w:t>une</w:t>
      </w:r>
      <w:r>
        <w:rPr>
          <w:spacing w:val="-9"/>
        </w:rPr>
        <w:t xml:space="preserve"> </w:t>
      </w:r>
      <w:r>
        <w:t>autre</w:t>
      </w:r>
      <w:r>
        <w:rPr>
          <w:spacing w:val="-9"/>
        </w:rPr>
        <w:t xml:space="preserve"> </w:t>
      </w:r>
      <w:r>
        <w:t>forme</w:t>
      </w:r>
      <w:r>
        <w:rPr>
          <w:spacing w:val="-9"/>
        </w:rPr>
        <w:t xml:space="preserve"> </w:t>
      </w:r>
      <w:r>
        <w:t>de</w:t>
      </w:r>
      <w:r>
        <w:rPr>
          <w:spacing w:val="-9"/>
        </w:rPr>
        <w:t xml:space="preserve"> </w:t>
      </w:r>
      <w:r>
        <w:t>vitamine</w:t>
      </w:r>
      <w:r>
        <w:rPr>
          <w:spacing w:val="-9"/>
        </w:rPr>
        <w:t xml:space="preserve"> </w:t>
      </w:r>
      <w:r>
        <w:t>D.</w:t>
      </w:r>
      <w:r>
        <w:rPr>
          <w:spacing w:val="-9"/>
        </w:rPr>
        <w:t xml:space="preserve"> </w:t>
      </w:r>
      <w:r>
        <w:t>Les</w:t>
      </w:r>
      <w:r>
        <w:rPr>
          <w:spacing w:val="-9"/>
        </w:rPr>
        <w:t xml:space="preserve"> </w:t>
      </w:r>
      <w:r>
        <w:t>deux</w:t>
      </w:r>
      <w:r>
        <w:rPr>
          <w:spacing w:val="-9"/>
        </w:rPr>
        <w:t xml:space="preserve"> </w:t>
      </w:r>
      <w:r>
        <w:t>formes</w:t>
      </w:r>
      <w:r>
        <w:rPr>
          <w:spacing w:val="-9"/>
        </w:rPr>
        <w:t xml:space="preserve"> </w:t>
      </w:r>
      <w:r>
        <w:t>de</w:t>
      </w:r>
      <w:r>
        <w:rPr>
          <w:spacing w:val="-9"/>
        </w:rPr>
        <w:t xml:space="preserve"> </w:t>
      </w:r>
      <w:r>
        <w:t>vitamine</w:t>
      </w:r>
      <w:r>
        <w:rPr>
          <w:spacing w:val="-9"/>
        </w:rPr>
        <w:t xml:space="preserve"> </w:t>
      </w:r>
      <w:r>
        <w:t>sont</w:t>
      </w:r>
      <w:r>
        <w:rPr>
          <w:spacing w:val="-53"/>
        </w:rPr>
        <w:t xml:space="preserve"> </w:t>
      </w:r>
      <w:r>
        <w:t>perçues</w:t>
      </w:r>
      <w:r>
        <w:rPr>
          <w:spacing w:val="-8"/>
        </w:rPr>
        <w:t xml:space="preserve"> </w:t>
      </w:r>
      <w:r>
        <w:t>comme</w:t>
      </w:r>
      <w:r>
        <w:rPr>
          <w:spacing w:val="-8"/>
        </w:rPr>
        <w:t xml:space="preserve"> </w:t>
      </w:r>
      <w:r>
        <w:t>interchangeable</w:t>
      </w:r>
      <w:r w:rsidR="009D020E">
        <w:t>s ;</w:t>
      </w:r>
      <w:r>
        <w:rPr>
          <w:spacing w:val="-8"/>
        </w:rPr>
        <w:t xml:space="preserve"> </w:t>
      </w:r>
      <w:r>
        <w:t>cependant</w:t>
      </w:r>
      <w:r w:rsidR="009D020E">
        <w:t>,</w:t>
      </w:r>
      <w:r>
        <w:rPr>
          <w:spacing w:val="-8"/>
        </w:rPr>
        <w:t xml:space="preserve"> </w:t>
      </w:r>
      <w:r>
        <w:t>la</w:t>
      </w:r>
      <w:r>
        <w:rPr>
          <w:spacing w:val="-8"/>
        </w:rPr>
        <w:t xml:space="preserve"> </w:t>
      </w:r>
      <w:r>
        <w:t>vitamine</w:t>
      </w:r>
      <w:r>
        <w:rPr>
          <w:spacing w:val="-8"/>
        </w:rPr>
        <w:t xml:space="preserve"> </w:t>
      </w:r>
      <w:r>
        <w:t>D</w:t>
      </w:r>
      <w:r>
        <w:rPr>
          <w:vertAlign w:val="subscript"/>
        </w:rPr>
        <w:t>3</w:t>
      </w:r>
      <w:r>
        <w:rPr>
          <w:spacing w:val="1"/>
        </w:rPr>
        <w:t xml:space="preserve"> </w:t>
      </w:r>
      <w:r>
        <w:t>est</w:t>
      </w:r>
      <w:r>
        <w:rPr>
          <w:spacing w:val="-7"/>
        </w:rPr>
        <w:t xml:space="preserve"> </w:t>
      </w:r>
      <w:r>
        <w:t>considérée</w:t>
      </w:r>
      <w:r>
        <w:rPr>
          <w:spacing w:val="-8"/>
        </w:rPr>
        <w:t xml:space="preserve"> </w:t>
      </w:r>
      <w:r>
        <w:t>plus</w:t>
      </w:r>
      <w:r>
        <w:rPr>
          <w:spacing w:val="-8"/>
        </w:rPr>
        <w:t xml:space="preserve"> </w:t>
      </w:r>
      <w:r>
        <w:t>intéressante</w:t>
      </w:r>
      <w:r>
        <w:rPr>
          <w:spacing w:val="-8"/>
        </w:rPr>
        <w:t xml:space="preserve"> </w:t>
      </w:r>
      <w:r>
        <w:t>en</w:t>
      </w:r>
      <w:r>
        <w:rPr>
          <w:spacing w:val="-8"/>
        </w:rPr>
        <w:t xml:space="preserve"> </w:t>
      </w:r>
      <w:r>
        <w:t>terme</w:t>
      </w:r>
      <w:r w:rsidR="00707245">
        <w:t>s</w:t>
      </w:r>
      <w:r w:rsidR="009D020E">
        <w:t xml:space="preserve"> de traitement, car son </w:t>
      </w:r>
      <w:r w:rsidR="00707245">
        <w:t>administr</w:t>
      </w:r>
      <w:r w:rsidR="009D020E">
        <w:t>ation est plus effi</w:t>
      </w:r>
      <w:r w:rsidR="00707245">
        <w:t>c</w:t>
      </w:r>
      <w:r w:rsidR="009D020E">
        <w:t xml:space="preserve">ace que </w:t>
      </w:r>
      <w:r w:rsidR="00707245">
        <w:t xml:space="preserve">celle de </w:t>
      </w:r>
      <w:r w:rsidR="009D020E">
        <w:t>la vitamine D</w:t>
      </w:r>
      <w:r w:rsidR="009D020E">
        <w:rPr>
          <w:vertAlign w:val="subscript"/>
        </w:rPr>
        <w:t>2</w:t>
      </w:r>
      <w:r w:rsidR="009D020E">
        <w:rPr>
          <w:spacing w:val="55"/>
        </w:rPr>
        <w:t xml:space="preserve"> </w:t>
      </w:r>
      <w:r w:rsidR="009D020E">
        <w:t>afin d’</w:t>
      </w:r>
      <w:r w:rsidR="00707245">
        <w:t>augment</w:t>
      </w:r>
      <w:r w:rsidR="009D020E">
        <w:t>er la concentration</w:t>
      </w:r>
      <w:r w:rsidR="009D020E">
        <w:rPr>
          <w:spacing w:val="1"/>
        </w:rPr>
        <w:t xml:space="preserve"> </w:t>
      </w:r>
      <w:r w:rsidR="009D020E">
        <w:t xml:space="preserve">de </w:t>
      </w:r>
      <w:proofErr w:type="spellStart"/>
      <w:r w:rsidR="009D020E">
        <w:t>calcidiol</w:t>
      </w:r>
      <w:proofErr w:type="spellEnd"/>
      <w:r w:rsidR="009D020E">
        <w:t xml:space="preserve"> et donc pour traiter les carences. En effet, la vitamine D</w:t>
      </w:r>
      <w:r w:rsidR="009D020E">
        <w:rPr>
          <w:vertAlign w:val="subscript"/>
        </w:rPr>
        <w:t>2</w:t>
      </w:r>
      <w:r w:rsidR="009D020E">
        <w:t>, de nature vég</w:t>
      </w:r>
      <w:r w:rsidR="00707245">
        <w:t>é</w:t>
      </w:r>
      <w:r w:rsidR="009D020E">
        <w:t>tale ou</w:t>
      </w:r>
      <w:r w:rsidR="009D020E">
        <w:rPr>
          <w:spacing w:val="1"/>
        </w:rPr>
        <w:t xml:space="preserve"> </w:t>
      </w:r>
      <w:r w:rsidR="009D020E">
        <w:t>fongique,</w:t>
      </w:r>
      <w:r w:rsidR="009D020E">
        <w:rPr>
          <w:spacing w:val="-5"/>
        </w:rPr>
        <w:t xml:space="preserve"> </w:t>
      </w:r>
      <w:r w:rsidR="009D020E">
        <w:t>possède</w:t>
      </w:r>
      <w:r w:rsidR="009D020E">
        <w:rPr>
          <w:spacing w:val="-3"/>
        </w:rPr>
        <w:t xml:space="preserve"> </w:t>
      </w:r>
      <w:r w:rsidR="009D020E">
        <w:t>une</w:t>
      </w:r>
      <w:r w:rsidR="009D020E">
        <w:rPr>
          <w:spacing w:val="-4"/>
        </w:rPr>
        <w:t xml:space="preserve"> </w:t>
      </w:r>
      <w:r w:rsidR="009D020E">
        <w:t>structure</w:t>
      </w:r>
      <w:r w:rsidR="009D020E">
        <w:rPr>
          <w:spacing w:val="-3"/>
        </w:rPr>
        <w:t xml:space="preserve"> </w:t>
      </w:r>
      <w:r w:rsidR="00707245">
        <w:t>légèrement</w:t>
      </w:r>
      <w:r w:rsidR="009D020E">
        <w:rPr>
          <w:spacing w:val="-4"/>
        </w:rPr>
        <w:t xml:space="preserve"> </w:t>
      </w:r>
      <w:r w:rsidR="009D020E">
        <w:t>différente</w:t>
      </w:r>
      <w:r w:rsidR="009D020E">
        <w:rPr>
          <w:spacing w:val="-4"/>
        </w:rPr>
        <w:t xml:space="preserve"> </w:t>
      </w:r>
      <w:r w:rsidR="009D020E">
        <w:t>de</w:t>
      </w:r>
      <w:r w:rsidR="009D020E">
        <w:rPr>
          <w:spacing w:val="-3"/>
        </w:rPr>
        <w:t xml:space="preserve"> </w:t>
      </w:r>
      <w:r w:rsidR="009D020E">
        <w:t>la</w:t>
      </w:r>
      <w:r w:rsidR="009D020E">
        <w:rPr>
          <w:spacing w:val="-3"/>
        </w:rPr>
        <w:t xml:space="preserve"> </w:t>
      </w:r>
      <w:r w:rsidR="009D020E">
        <w:t>vitamine</w:t>
      </w:r>
      <w:r w:rsidR="009D020E">
        <w:rPr>
          <w:spacing w:val="-4"/>
        </w:rPr>
        <w:t xml:space="preserve"> </w:t>
      </w:r>
      <w:r w:rsidR="009D020E">
        <w:t>D</w:t>
      </w:r>
      <w:r w:rsidR="009D020E">
        <w:rPr>
          <w:vertAlign w:val="subscript"/>
        </w:rPr>
        <w:t>3</w:t>
      </w:r>
      <w:r w:rsidR="00E806FA">
        <w:rPr>
          <w:vertAlign w:val="subscript"/>
        </w:rPr>
        <w:t xml:space="preserve"> </w:t>
      </w:r>
      <w:r w:rsidR="00E806FA">
        <w:rPr>
          <w:b/>
        </w:rPr>
        <w:lastRenderedPageBreak/>
        <w:t>(Figure</w:t>
      </w:r>
      <w:r w:rsidR="00E806FA">
        <w:rPr>
          <w:b/>
          <w:spacing w:val="-2"/>
        </w:rPr>
        <w:t xml:space="preserve"> </w:t>
      </w:r>
      <w:hyperlink w:anchor="_bookmark16" w:history="1">
        <w:r w:rsidR="00E806FA">
          <w:t>3</w:t>
        </w:r>
      </w:hyperlink>
      <w:r w:rsidR="00E806FA">
        <w:t>)</w:t>
      </w:r>
      <w:r w:rsidR="009D020E">
        <w:t>.</w:t>
      </w:r>
    </w:p>
    <w:p w14:paraId="53A56F37" w14:textId="77777777" w:rsidR="00EE7836" w:rsidRDefault="00EE7836" w:rsidP="009D020E">
      <w:pPr>
        <w:pStyle w:val="BodyText"/>
        <w:spacing w:before="89" w:line="386" w:lineRule="auto"/>
        <w:ind w:left="117" w:right="125"/>
        <w:jc w:val="both"/>
      </w:pPr>
    </w:p>
    <w:p w14:paraId="44BCF9D5" w14:textId="77777777" w:rsidR="00E806FA" w:rsidRDefault="00E806FA" w:rsidP="00E806FA">
      <w:pPr>
        <w:pStyle w:val="BodyText"/>
        <w:rPr>
          <w:sz w:val="27"/>
        </w:rPr>
      </w:pPr>
    </w:p>
    <w:p w14:paraId="20C9307B" w14:textId="77777777" w:rsidR="00E806FA" w:rsidRDefault="00E806FA" w:rsidP="00E806FA">
      <w:pPr>
        <w:pStyle w:val="BodyText"/>
        <w:spacing w:before="3"/>
        <w:rPr>
          <w:sz w:val="21"/>
        </w:rPr>
      </w:pPr>
      <w:r>
        <w:rPr>
          <w:noProof/>
        </w:rPr>
        <w:drawing>
          <wp:anchor distT="0" distB="0" distL="0" distR="0" simplePos="0" relativeHeight="251663360" behindDoc="0" locked="0" layoutInCell="1" allowOverlap="1" wp14:anchorId="1EFE6456" wp14:editId="205C0073">
            <wp:simplePos x="0" y="0"/>
            <wp:positionH relativeFrom="page">
              <wp:posOffset>1154208</wp:posOffset>
            </wp:positionH>
            <wp:positionV relativeFrom="paragraph">
              <wp:posOffset>180391</wp:posOffset>
            </wp:positionV>
            <wp:extent cx="5016246" cy="3038475"/>
            <wp:effectExtent l="0" t="0" r="0" b="0"/>
            <wp:wrapTopAndBottom/>
            <wp:docPr id="7" name="image4.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Une image contenant texte&#10;&#10;Description générée automatiquement"/>
                    <pic:cNvPicPr/>
                  </pic:nvPicPr>
                  <pic:blipFill>
                    <a:blip r:embed="rId14" cstate="print"/>
                    <a:stretch>
                      <a:fillRect/>
                    </a:stretch>
                  </pic:blipFill>
                  <pic:spPr>
                    <a:xfrm>
                      <a:off x="0" y="0"/>
                      <a:ext cx="5016246" cy="3038475"/>
                    </a:xfrm>
                    <a:prstGeom prst="rect">
                      <a:avLst/>
                    </a:prstGeom>
                  </pic:spPr>
                </pic:pic>
              </a:graphicData>
            </a:graphic>
          </wp:anchor>
        </w:drawing>
      </w:r>
    </w:p>
    <w:p w14:paraId="615598D4" w14:textId="77777777" w:rsidR="00E806FA" w:rsidRDefault="00E806FA" w:rsidP="00E806FA">
      <w:pPr>
        <w:pStyle w:val="BodyText"/>
        <w:spacing w:before="5"/>
        <w:rPr>
          <w:sz w:val="20"/>
        </w:rPr>
      </w:pPr>
    </w:p>
    <w:p w14:paraId="2BD4D50F" w14:textId="2F01E1A5" w:rsidR="00E806FA" w:rsidRDefault="00E806FA" w:rsidP="00E806FA">
      <w:pPr>
        <w:spacing w:before="91" w:line="249" w:lineRule="auto"/>
        <w:ind w:left="1229" w:right="162" w:hanging="1113"/>
        <w:jc w:val="both"/>
        <w:rPr>
          <w:sz w:val="20"/>
        </w:rPr>
      </w:pPr>
      <w:bookmarkStart w:id="32" w:name="_bookmark17"/>
      <w:bookmarkEnd w:id="32"/>
      <w:r>
        <w:rPr>
          <w:b/>
          <w:w w:val="95"/>
          <w:sz w:val="20"/>
        </w:rPr>
        <w:t>F</w:t>
      </w:r>
      <w:r>
        <w:rPr>
          <w:b/>
          <w:smallCaps/>
          <w:w w:val="95"/>
          <w:sz w:val="20"/>
        </w:rPr>
        <w:t>igure</w:t>
      </w:r>
      <w:r>
        <w:rPr>
          <w:b/>
          <w:spacing w:val="1"/>
          <w:w w:val="95"/>
          <w:sz w:val="20"/>
        </w:rPr>
        <w:t xml:space="preserve"> 3</w:t>
      </w:r>
      <w:r>
        <w:rPr>
          <w:b/>
          <w:spacing w:val="45"/>
          <w:sz w:val="20"/>
        </w:rPr>
        <w:t xml:space="preserve"> </w:t>
      </w:r>
      <w:r>
        <w:rPr>
          <w:b/>
          <w:w w:val="95"/>
          <w:sz w:val="20"/>
        </w:rPr>
        <w:t>–</w:t>
      </w:r>
      <w:r>
        <w:rPr>
          <w:b/>
          <w:spacing w:val="45"/>
          <w:sz w:val="20"/>
        </w:rPr>
        <w:t xml:space="preserve"> </w:t>
      </w:r>
      <w:r>
        <w:rPr>
          <w:b/>
          <w:w w:val="95"/>
          <w:sz w:val="20"/>
        </w:rPr>
        <w:t xml:space="preserve">Comparaison de la structure de l’ergocalciférol par rapport au cholécalciférol. </w:t>
      </w:r>
      <w:r>
        <w:rPr>
          <w:w w:val="95"/>
          <w:sz w:val="20"/>
        </w:rPr>
        <w:t>La structure</w:t>
      </w:r>
      <w:r>
        <w:rPr>
          <w:spacing w:val="1"/>
          <w:w w:val="95"/>
          <w:sz w:val="20"/>
        </w:rPr>
        <w:t xml:space="preserve"> </w:t>
      </w:r>
      <w:r>
        <w:rPr>
          <w:sz w:val="20"/>
        </w:rPr>
        <w:t>de</w:t>
      </w:r>
      <w:r>
        <w:rPr>
          <w:spacing w:val="-11"/>
          <w:sz w:val="20"/>
        </w:rPr>
        <w:t xml:space="preserve"> </w:t>
      </w:r>
      <w:r>
        <w:rPr>
          <w:sz w:val="20"/>
        </w:rPr>
        <w:t>l’ergocalciférol</w:t>
      </w:r>
      <w:r>
        <w:rPr>
          <w:spacing w:val="-11"/>
          <w:sz w:val="20"/>
        </w:rPr>
        <w:t xml:space="preserve"> </w:t>
      </w:r>
      <w:r>
        <w:rPr>
          <w:sz w:val="20"/>
        </w:rPr>
        <w:t>comprend</w:t>
      </w:r>
      <w:r>
        <w:rPr>
          <w:spacing w:val="-11"/>
          <w:sz w:val="20"/>
        </w:rPr>
        <w:t xml:space="preserve"> </w:t>
      </w:r>
      <w:r>
        <w:rPr>
          <w:sz w:val="20"/>
        </w:rPr>
        <w:t>une</w:t>
      </w:r>
      <w:r>
        <w:rPr>
          <w:spacing w:val="-10"/>
          <w:sz w:val="20"/>
        </w:rPr>
        <w:t xml:space="preserve"> </w:t>
      </w:r>
      <w:r>
        <w:rPr>
          <w:sz w:val="20"/>
        </w:rPr>
        <w:t>double</w:t>
      </w:r>
      <w:r>
        <w:rPr>
          <w:spacing w:val="-11"/>
          <w:sz w:val="20"/>
        </w:rPr>
        <w:t xml:space="preserve"> </w:t>
      </w:r>
      <w:r>
        <w:rPr>
          <w:sz w:val="20"/>
        </w:rPr>
        <w:t>liaison</w:t>
      </w:r>
      <w:r>
        <w:rPr>
          <w:spacing w:val="-11"/>
          <w:sz w:val="20"/>
        </w:rPr>
        <w:t xml:space="preserve"> </w:t>
      </w:r>
      <w:r>
        <w:rPr>
          <w:sz w:val="20"/>
        </w:rPr>
        <w:t>et</w:t>
      </w:r>
      <w:r>
        <w:rPr>
          <w:spacing w:val="-11"/>
          <w:sz w:val="20"/>
        </w:rPr>
        <w:t xml:space="preserve"> </w:t>
      </w:r>
      <w:r>
        <w:rPr>
          <w:sz w:val="20"/>
        </w:rPr>
        <w:t>un</w:t>
      </w:r>
      <w:r>
        <w:rPr>
          <w:spacing w:val="-10"/>
          <w:sz w:val="20"/>
        </w:rPr>
        <w:t xml:space="preserve"> </w:t>
      </w:r>
      <w:r>
        <w:rPr>
          <w:sz w:val="20"/>
        </w:rPr>
        <w:t>groupement</w:t>
      </w:r>
      <w:r>
        <w:rPr>
          <w:spacing w:val="-11"/>
          <w:sz w:val="20"/>
        </w:rPr>
        <w:t xml:space="preserve"> </w:t>
      </w:r>
      <w:r>
        <w:rPr>
          <w:sz w:val="20"/>
        </w:rPr>
        <w:t>méthyl</w:t>
      </w:r>
      <w:r>
        <w:rPr>
          <w:spacing w:val="-11"/>
          <w:sz w:val="20"/>
        </w:rPr>
        <w:t xml:space="preserve"> </w:t>
      </w:r>
      <w:r>
        <w:rPr>
          <w:sz w:val="20"/>
        </w:rPr>
        <w:t>(CH</w:t>
      </w:r>
      <w:r>
        <w:rPr>
          <w:sz w:val="20"/>
          <w:vertAlign w:val="subscript"/>
        </w:rPr>
        <w:t>3</w:t>
      </w:r>
      <w:r>
        <w:rPr>
          <w:sz w:val="20"/>
        </w:rPr>
        <w:t>)</w:t>
      </w:r>
      <w:r>
        <w:rPr>
          <w:spacing w:val="-11"/>
          <w:sz w:val="20"/>
        </w:rPr>
        <w:t xml:space="preserve"> </w:t>
      </w:r>
      <w:r>
        <w:rPr>
          <w:sz w:val="20"/>
        </w:rPr>
        <w:t>supplémentaire</w:t>
      </w:r>
      <w:r>
        <w:rPr>
          <w:spacing w:val="-47"/>
          <w:sz w:val="20"/>
        </w:rPr>
        <w:t xml:space="preserve"> </w:t>
      </w:r>
      <w:r>
        <w:rPr>
          <w:sz w:val="20"/>
        </w:rPr>
        <w:t>par</w:t>
      </w:r>
      <w:r>
        <w:rPr>
          <w:spacing w:val="-3"/>
          <w:sz w:val="20"/>
        </w:rPr>
        <w:t xml:space="preserve"> </w:t>
      </w:r>
      <w:r>
        <w:rPr>
          <w:sz w:val="20"/>
        </w:rPr>
        <w:t>rapport</w:t>
      </w:r>
      <w:r>
        <w:rPr>
          <w:spacing w:val="-3"/>
          <w:sz w:val="20"/>
        </w:rPr>
        <w:t xml:space="preserve"> </w:t>
      </w:r>
      <w:r>
        <w:rPr>
          <w:sz w:val="20"/>
        </w:rPr>
        <w:t>au</w:t>
      </w:r>
      <w:r>
        <w:rPr>
          <w:spacing w:val="-3"/>
          <w:sz w:val="20"/>
        </w:rPr>
        <w:t xml:space="preserve"> </w:t>
      </w:r>
      <w:r>
        <w:rPr>
          <w:sz w:val="20"/>
        </w:rPr>
        <w:t>cholécalciférol.</w:t>
      </w:r>
      <w:r>
        <w:rPr>
          <w:spacing w:val="-2"/>
          <w:sz w:val="20"/>
        </w:rPr>
        <w:t xml:space="preserve"> </w:t>
      </w:r>
      <w:r>
        <w:rPr>
          <w:sz w:val="20"/>
        </w:rPr>
        <w:t>Cela</w:t>
      </w:r>
      <w:r>
        <w:rPr>
          <w:spacing w:val="-3"/>
          <w:sz w:val="20"/>
        </w:rPr>
        <w:t xml:space="preserve"> </w:t>
      </w:r>
      <w:r>
        <w:rPr>
          <w:sz w:val="20"/>
        </w:rPr>
        <w:t>implique</w:t>
      </w:r>
      <w:r>
        <w:rPr>
          <w:spacing w:val="-3"/>
          <w:sz w:val="20"/>
        </w:rPr>
        <w:t xml:space="preserve"> </w:t>
      </w:r>
      <w:r>
        <w:rPr>
          <w:sz w:val="20"/>
        </w:rPr>
        <w:t>une</w:t>
      </w:r>
      <w:r>
        <w:rPr>
          <w:spacing w:val="-2"/>
          <w:sz w:val="20"/>
        </w:rPr>
        <w:t xml:space="preserve"> </w:t>
      </w:r>
      <w:r>
        <w:rPr>
          <w:sz w:val="20"/>
        </w:rPr>
        <w:t>voie</w:t>
      </w:r>
      <w:r>
        <w:rPr>
          <w:spacing w:val="-3"/>
          <w:sz w:val="20"/>
        </w:rPr>
        <w:t xml:space="preserve"> </w:t>
      </w:r>
      <w:r>
        <w:rPr>
          <w:sz w:val="20"/>
        </w:rPr>
        <w:t>de</w:t>
      </w:r>
      <w:r>
        <w:rPr>
          <w:spacing w:val="-3"/>
          <w:sz w:val="20"/>
        </w:rPr>
        <w:t xml:space="preserve"> </w:t>
      </w:r>
      <w:r>
        <w:rPr>
          <w:sz w:val="20"/>
        </w:rPr>
        <w:t>métabolisation</w:t>
      </w:r>
      <w:r>
        <w:rPr>
          <w:spacing w:val="-2"/>
          <w:sz w:val="20"/>
        </w:rPr>
        <w:t xml:space="preserve"> </w:t>
      </w:r>
      <w:r>
        <w:rPr>
          <w:sz w:val="20"/>
        </w:rPr>
        <w:t>différente,</w:t>
      </w:r>
      <w:r>
        <w:rPr>
          <w:spacing w:val="-3"/>
          <w:sz w:val="20"/>
        </w:rPr>
        <w:t xml:space="preserve"> </w:t>
      </w:r>
      <w:r>
        <w:rPr>
          <w:sz w:val="20"/>
        </w:rPr>
        <w:t>notamment</w:t>
      </w:r>
      <w:r>
        <w:rPr>
          <w:spacing w:val="-48"/>
          <w:sz w:val="20"/>
        </w:rPr>
        <w:t xml:space="preserve"> </w:t>
      </w:r>
      <w:r>
        <w:rPr>
          <w:sz w:val="20"/>
        </w:rPr>
        <w:t>une voie d’élimination plus rapide, et donc une diminution de la concentration en métabolite</w:t>
      </w:r>
      <w:r>
        <w:rPr>
          <w:spacing w:val="1"/>
          <w:sz w:val="20"/>
        </w:rPr>
        <w:t xml:space="preserve"> </w:t>
      </w:r>
      <w:r>
        <w:rPr>
          <w:sz w:val="20"/>
        </w:rPr>
        <w:t>biologiquement</w:t>
      </w:r>
      <w:r>
        <w:rPr>
          <w:spacing w:val="-2"/>
          <w:sz w:val="20"/>
        </w:rPr>
        <w:t xml:space="preserve"> </w:t>
      </w:r>
      <w:r>
        <w:rPr>
          <w:sz w:val="20"/>
        </w:rPr>
        <w:t>actif</w:t>
      </w:r>
      <w:r>
        <w:rPr>
          <w:spacing w:val="-2"/>
          <w:sz w:val="20"/>
        </w:rPr>
        <w:t xml:space="preserve"> </w:t>
      </w:r>
      <w:r>
        <w:rPr>
          <w:sz w:val="20"/>
        </w:rPr>
        <w:t>issue</w:t>
      </w:r>
      <w:r>
        <w:rPr>
          <w:spacing w:val="-2"/>
          <w:sz w:val="20"/>
        </w:rPr>
        <w:t xml:space="preserve"> </w:t>
      </w:r>
      <w:r>
        <w:rPr>
          <w:sz w:val="20"/>
        </w:rPr>
        <w:t>de</w:t>
      </w:r>
      <w:r>
        <w:rPr>
          <w:spacing w:val="-2"/>
          <w:sz w:val="20"/>
        </w:rPr>
        <w:t xml:space="preserve"> </w:t>
      </w:r>
      <w:r>
        <w:rPr>
          <w:sz w:val="20"/>
        </w:rPr>
        <w:t>l’ergocalciférol.</w:t>
      </w:r>
      <w:r>
        <w:rPr>
          <w:spacing w:val="-2"/>
          <w:sz w:val="20"/>
        </w:rPr>
        <w:t xml:space="preserve"> </w:t>
      </w:r>
      <w:r>
        <w:rPr>
          <w:sz w:val="20"/>
        </w:rPr>
        <w:t>Houghton</w:t>
      </w:r>
      <w:r>
        <w:rPr>
          <w:spacing w:val="-2"/>
          <w:sz w:val="20"/>
        </w:rPr>
        <w:t xml:space="preserve"> </w:t>
      </w:r>
      <w:r>
        <w:rPr>
          <w:sz w:val="20"/>
        </w:rPr>
        <w:t>et</w:t>
      </w:r>
      <w:r>
        <w:rPr>
          <w:spacing w:val="-2"/>
          <w:sz w:val="20"/>
        </w:rPr>
        <w:t xml:space="preserve"> </w:t>
      </w:r>
      <w:proofErr w:type="spellStart"/>
      <w:r>
        <w:rPr>
          <w:sz w:val="20"/>
        </w:rPr>
        <w:t>Vieth</w:t>
      </w:r>
      <w:proofErr w:type="spellEnd"/>
      <w:r>
        <w:rPr>
          <w:spacing w:val="-2"/>
          <w:sz w:val="20"/>
        </w:rPr>
        <w:t xml:space="preserve"> </w:t>
      </w:r>
      <w:hyperlink w:anchor="_bookmark83" w:history="1">
        <w:r>
          <w:rPr>
            <w:sz w:val="20"/>
          </w:rPr>
          <w:t>2006</w:t>
        </w:r>
      </w:hyperlink>
    </w:p>
    <w:p w14:paraId="347E474E" w14:textId="77777777" w:rsidR="00EE7836" w:rsidRDefault="00EE7836" w:rsidP="009D020E">
      <w:pPr>
        <w:pStyle w:val="BodyText"/>
        <w:spacing w:before="89" w:line="386" w:lineRule="auto"/>
        <w:ind w:left="117" w:right="125"/>
        <w:jc w:val="both"/>
      </w:pPr>
    </w:p>
    <w:p w14:paraId="2FF06210" w14:textId="77777777" w:rsidR="00EE7836" w:rsidRDefault="00EE7836" w:rsidP="009D020E">
      <w:pPr>
        <w:pStyle w:val="BodyText"/>
        <w:spacing w:before="89" w:line="386" w:lineRule="auto"/>
        <w:ind w:left="117" w:right="125"/>
        <w:jc w:val="both"/>
      </w:pPr>
    </w:p>
    <w:p w14:paraId="3B60734E" w14:textId="46FB2EFD" w:rsidR="009D020E" w:rsidRDefault="009D020E" w:rsidP="009D020E">
      <w:pPr>
        <w:pStyle w:val="BodyText"/>
        <w:spacing w:before="89" w:line="386" w:lineRule="auto"/>
        <w:ind w:left="117" w:right="125"/>
        <w:jc w:val="both"/>
      </w:pPr>
      <w:r>
        <w:t>De</w:t>
      </w:r>
      <w:r>
        <w:rPr>
          <w:spacing w:val="-3"/>
        </w:rPr>
        <w:t xml:space="preserve"> </w:t>
      </w:r>
      <w:r>
        <w:t>ce</w:t>
      </w:r>
      <w:r>
        <w:rPr>
          <w:spacing w:val="-5"/>
        </w:rPr>
        <w:t xml:space="preserve"> </w:t>
      </w:r>
      <w:r>
        <w:t>fait,</w:t>
      </w:r>
      <w:r>
        <w:rPr>
          <w:spacing w:val="-3"/>
        </w:rPr>
        <w:t xml:space="preserve"> </w:t>
      </w:r>
      <w:r>
        <w:t>elle</w:t>
      </w:r>
      <w:r>
        <w:rPr>
          <w:spacing w:val="-3"/>
        </w:rPr>
        <w:t xml:space="preserve"> </w:t>
      </w:r>
      <w:r>
        <w:t>pos</w:t>
      </w:r>
      <w:r>
        <w:rPr>
          <w:w w:val="95"/>
        </w:rPr>
        <w:t>sède une pharmacocinétique différente, où l’étape de métabolisation est fonctionnellement différente</w:t>
      </w:r>
      <w:r>
        <w:rPr>
          <w:spacing w:val="1"/>
          <w:w w:val="95"/>
        </w:rPr>
        <w:t xml:space="preserve"> </w:t>
      </w:r>
      <w:r>
        <w:t>entre</w:t>
      </w:r>
      <w:r>
        <w:rPr>
          <w:spacing w:val="-3"/>
        </w:rPr>
        <w:t xml:space="preserve"> </w:t>
      </w:r>
      <w:r>
        <w:t>la</w:t>
      </w:r>
      <w:r>
        <w:rPr>
          <w:spacing w:val="-3"/>
        </w:rPr>
        <w:t xml:space="preserve"> </w:t>
      </w:r>
      <w:r>
        <w:t>vitamine</w:t>
      </w:r>
      <w:r>
        <w:rPr>
          <w:spacing w:val="-2"/>
        </w:rPr>
        <w:t xml:space="preserve"> </w:t>
      </w:r>
      <w:r>
        <w:t>D</w:t>
      </w:r>
      <w:r>
        <w:rPr>
          <w:vertAlign w:val="subscript"/>
        </w:rPr>
        <w:t>2</w:t>
      </w:r>
      <w:r>
        <w:rPr>
          <w:spacing w:val="7"/>
        </w:rPr>
        <w:t xml:space="preserve"> </w:t>
      </w:r>
      <w:r>
        <w:t>et</w:t>
      </w:r>
      <w:r>
        <w:rPr>
          <w:spacing w:val="-3"/>
        </w:rPr>
        <w:t xml:space="preserve"> </w:t>
      </w:r>
      <w:r>
        <w:t>vitamine</w:t>
      </w:r>
      <w:r>
        <w:rPr>
          <w:spacing w:val="-2"/>
        </w:rPr>
        <w:t xml:space="preserve"> </w:t>
      </w:r>
      <w:r>
        <w:t>D</w:t>
      </w:r>
      <w:r>
        <w:rPr>
          <w:vertAlign w:val="subscript"/>
        </w:rPr>
        <w:t>3</w:t>
      </w:r>
      <w:r>
        <w:t>.</w:t>
      </w:r>
      <w:r>
        <w:rPr>
          <w:spacing w:val="-3"/>
        </w:rPr>
        <w:t xml:space="preserve"> </w:t>
      </w:r>
      <w:r>
        <w:t>Ainsi,</w:t>
      </w:r>
      <w:r>
        <w:rPr>
          <w:spacing w:val="-2"/>
        </w:rPr>
        <w:t xml:space="preserve"> </w:t>
      </w:r>
      <w:r>
        <w:t>lors</w:t>
      </w:r>
      <w:r>
        <w:rPr>
          <w:spacing w:val="-3"/>
        </w:rPr>
        <w:t xml:space="preserve"> </w:t>
      </w:r>
      <w:r>
        <w:t>du</w:t>
      </w:r>
      <w:r>
        <w:rPr>
          <w:spacing w:val="-3"/>
        </w:rPr>
        <w:t xml:space="preserve"> </w:t>
      </w:r>
      <w:r>
        <w:t>catabolisme</w:t>
      </w:r>
      <w:r>
        <w:rPr>
          <w:spacing w:val="-2"/>
        </w:rPr>
        <w:t xml:space="preserve"> </w:t>
      </w:r>
      <w:r>
        <w:t>de</w:t>
      </w:r>
      <w:r w:rsidR="00707245">
        <w:t xml:space="preserve"> </w:t>
      </w:r>
      <w:r>
        <w:t>la</w:t>
      </w:r>
      <w:r>
        <w:rPr>
          <w:spacing w:val="-2"/>
        </w:rPr>
        <w:t xml:space="preserve"> </w:t>
      </w:r>
      <w:r>
        <w:t>vitamine D</w:t>
      </w:r>
      <w:r>
        <w:rPr>
          <w:vertAlign w:val="subscript"/>
        </w:rPr>
        <w:t>2</w:t>
      </w:r>
      <w:r>
        <w:t>, la 24-hydroxylation du 25(OH)D</w:t>
      </w:r>
      <w:r>
        <w:rPr>
          <w:vertAlign w:val="subscript"/>
        </w:rPr>
        <w:t>2</w:t>
      </w:r>
      <w:r>
        <w:t xml:space="preserve"> et du 1,25(OH)D</w:t>
      </w:r>
      <w:r>
        <w:rPr>
          <w:vertAlign w:val="subscript"/>
        </w:rPr>
        <w:t>2</w:t>
      </w:r>
      <w:r>
        <w:t xml:space="preserve"> dans le rein conduit aux métabolites</w:t>
      </w:r>
      <w:r>
        <w:rPr>
          <w:spacing w:val="1"/>
        </w:rPr>
        <w:t xml:space="preserve"> </w:t>
      </w:r>
      <w:r>
        <w:rPr>
          <w:spacing w:val="-1"/>
        </w:rPr>
        <w:t>24,25(OH)D</w:t>
      </w:r>
      <w:r>
        <w:rPr>
          <w:spacing w:val="-1"/>
          <w:vertAlign w:val="subscript"/>
        </w:rPr>
        <w:t>2</w:t>
      </w:r>
      <w:r>
        <w:rPr>
          <w:spacing w:val="-5"/>
        </w:rPr>
        <w:t xml:space="preserve"> </w:t>
      </w:r>
      <w:r>
        <w:t>et</w:t>
      </w:r>
      <w:r>
        <w:rPr>
          <w:spacing w:val="-13"/>
        </w:rPr>
        <w:t xml:space="preserve"> </w:t>
      </w:r>
      <w:r>
        <w:t>1,24,25(OH)D</w:t>
      </w:r>
      <w:r>
        <w:rPr>
          <w:vertAlign w:val="subscript"/>
        </w:rPr>
        <w:t>2</w:t>
      </w:r>
      <w:r>
        <w:rPr>
          <w:spacing w:val="-4"/>
        </w:rPr>
        <w:t xml:space="preserve"> </w:t>
      </w:r>
      <w:r>
        <w:t>respectivement.</w:t>
      </w:r>
      <w:r>
        <w:rPr>
          <w:spacing w:val="-13"/>
        </w:rPr>
        <w:t xml:space="preserve"> </w:t>
      </w:r>
      <w:r>
        <w:t>L</w:t>
      </w:r>
      <w:r w:rsidR="00707245">
        <w:t>e</w:t>
      </w:r>
      <w:r w:rsidR="00707245">
        <w:rPr>
          <w:spacing w:val="-14"/>
        </w:rPr>
        <w:t xml:space="preserve"> </w:t>
      </w:r>
      <w:r>
        <w:t>1,24,25(OH)D</w:t>
      </w:r>
      <w:r>
        <w:rPr>
          <w:vertAlign w:val="subscript"/>
        </w:rPr>
        <w:t>2</w:t>
      </w:r>
      <w:r>
        <w:rPr>
          <w:spacing w:val="-4"/>
        </w:rPr>
        <w:t xml:space="preserve"> </w:t>
      </w:r>
      <w:r w:rsidR="00707245">
        <w:rPr>
          <w:spacing w:val="-4"/>
        </w:rPr>
        <w:t>est inactif</w:t>
      </w:r>
      <w:r w:rsidR="00707245">
        <w:t xml:space="preserve"> à la différence de </w:t>
      </w:r>
      <w:r>
        <w:t>son analogue 1,24,25(OH)D</w:t>
      </w:r>
      <w:r>
        <w:rPr>
          <w:vertAlign w:val="subscript"/>
        </w:rPr>
        <w:t>3</w:t>
      </w:r>
      <w:r>
        <w:t xml:space="preserve"> qui nécessite une oxydation supplémentaire</w:t>
      </w:r>
      <w:r>
        <w:rPr>
          <w:spacing w:val="1"/>
        </w:rPr>
        <w:t xml:space="preserve"> </w:t>
      </w:r>
      <w:r>
        <w:rPr>
          <w:w w:val="95"/>
        </w:rPr>
        <w:t>afin d’être désactivée, et possède entre autre</w:t>
      </w:r>
      <w:r w:rsidR="00EE7836">
        <w:rPr>
          <w:w w:val="95"/>
        </w:rPr>
        <w:t>s</w:t>
      </w:r>
      <w:r>
        <w:rPr>
          <w:w w:val="95"/>
        </w:rPr>
        <w:t xml:space="preserve"> une affinité </w:t>
      </w:r>
      <w:r w:rsidR="00707245">
        <w:rPr>
          <w:w w:val="95"/>
        </w:rPr>
        <w:t xml:space="preserve">pour le </w:t>
      </w:r>
      <w:r>
        <w:rPr>
          <w:w w:val="95"/>
        </w:rPr>
        <w:t xml:space="preserve">VDR (jusqu’à 40% plus </w:t>
      </w:r>
      <w:r w:rsidR="00707245">
        <w:rPr>
          <w:w w:val="95"/>
        </w:rPr>
        <w:t xml:space="preserve">forte </w:t>
      </w:r>
      <w:r>
        <w:rPr>
          <w:w w:val="95"/>
        </w:rPr>
        <w:t>que 1,25(OH)D</w:t>
      </w:r>
      <w:r>
        <w:rPr>
          <w:w w:val="95"/>
          <w:vertAlign w:val="subscript"/>
        </w:rPr>
        <w:t>3</w:t>
      </w:r>
      <w:r>
        <w:rPr>
          <w:w w:val="95"/>
        </w:rPr>
        <w:t>).</w:t>
      </w:r>
      <w:r>
        <w:rPr>
          <w:spacing w:val="1"/>
          <w:w w:val="95"/>
        </w:rPr>
        <w:t xml:space="preserve"> </w:t>
      </w:r>
      <w:r>
        <w:t>De</w:t>
      </w:r>
      <w:r>
        <w:rPr>
          <w:spacing w:val="-14"/>
        </w:rPr>
        <w:t xml:space="preserve"> </w:t>
      </w:r>
      <w:r>
        <w:t>plus,</w:t>
      </w:r>
      <w:r>
        <w:rPr>
          <w:spacing w:val="-13"/>
        </w:rPr>
        <w:t xml:space="preserve"> </w:t>
      </w:r>
      <w:r>
        <w:t>la</w:t>
      </w:r>
      <w:r>
        <w:rPr>
          <w:spacing w:val="-13"/>
        </w:rPr>
        <w:t xml:space="preserve"> </w:t>
      </w:r>
      <w:r>
        <w:t>24-hydroxylation</w:t>
      </w:r>
      <w:r>
        <w:rPr>
          <w:spacing w:val="-13"/>
        </w:rPr>
        <w:t xml:space="preserve"> </w:t>
      </w:r>
      <w:r w:rsidR="00EE7836">
        <w:t>pourrait</w:t>
      </w:r>
      <w:r>
        <w:rPr>
          <w:spacing w:val="-13"/>
        </w:rPr>
        <w:t xml:space="preserve"> </w:t>
      </w:r>
      <w:r>
        <w:t>également</w:t>
      </w:r>
      <w:r>
        <w:rPr>
          <w:spacing w:val="-13"/>
        </w:rPr>
        <w:t xml:space="preserve"> </w:t>
      </w:r>
      <w:r w:rsidR="00EE7836">
        <w:t>avoir lieu</w:t>
      </w:r>
      <w:r>
        <w:rPr>
          <w:spacing w:val="-13"/>
        </w:rPr>
        <w:t xml:space="preserve"> </w:t>
      </w:r>
      <w:r>
        <w:t>dans</w:t>
      </w:r>
      <w:r>
        <w:rPr>
          <w:spacing w:val="-13"/>
        </w:rPr>
        <w:t xml:space="preserve"> </w:t>
      </w:r>
      <w:r>
        <w:t>le</w:t>
      </w:r>
      <w:r>
        <w:rPr>
          <w:spacing w:val="-13"/>
        </w:rPr>
        <w:t xml:space="preserve"> </w:t>
      </w:r>
      <w:r>
        <w:t>foie,</w:t>
      </w:r>
      <w:r>
        <w:rPr>
          <w:spacing w:val="-13"/>
        </w:rPr>
        <w:t xml:space="preserve"> </w:t>
      </w:r>
      <w:r>
        <w:t>conduisant</w:t>
      </w:r>
      <w:r>
        <w:rPr>
          <w:spacing w:val="-13"/>
        </w:rPr>
        <w:t xml:space="preserve"> </w:t>
      </w:r>
      <w:r>
        <w:t>à</w:t>
      </w:r>
      <w:r>
        <w:rPr>
          <w:spacing w:val="-13"/>
        </w:rPr>
        <w:t xml:space="preserve"> </w:t>
      </w:r>
      <w:r>
        <w:t>la</w:t>
      </w:r>
      <w:r>
        <w:rPr>
          <w:spacing w:val="-13"/>
        </w:rPr>
        <w:t xml:space="preserve"> </w:t>
      </w:r>
      <w:r>
        <w:t>formation</w:t>
      </w:r>
      <w:r>
        <w:rPr>
          <w:spacing w:val="-13"/>
        </w:rPr>
        <w:t xml:space="preserve"> </w:t>
      </w:r>
      <w:r>
        <w:t>de</w:t>
      </w:r>
      <w:r>
        <w:rPr>
          <w:spacing w:val="-53"/>
        </w:rPr>
        <w:t xml:space="preserve"> </w:t>
      </w:r>
      <w:r>
        <w:t>24(OH)D</w:t>
      </w:r>
      <w:r>
        <w:rPr>
          <w:vertAlign w:val="subscript"/>
        </w:rPr>
        <w:t>2</w:t>
      </w:r>
      <w:r>
        <w:t>. Le métabolite en résultant, la 1,24(OH)D</w:t>
      </w:r>
      <w:r>
        <w:rPr>
          <w:vertAlign w:val="subscript"/>
        </w:rPr>
        <w:t>2</w:t>
      </w:r>
      <w:r>
        <w:t>, est moins affin pour le VDR comparé à son</w:t>
      </w:r>
      <w:r>
        <w:rPr>
          <w:spacing w:val="1"/>
        </w:rPr>
        <w:t xml:space="preserve"> </w:t>
      </w:r>
      <w:r>
        <w:t>analogue</w:t>
      </w:r>
      <w:r>
        <w:rPr>
          <w:spacing w:val="-10"/>
        </w:rPr>
        <w:t xml:space="preserve"> </w:t>
      </w:r>
      <w:r>
        <w:t>D</w:t>
      </w:r>
      <w:r>
        <w:rPr>
          <w:vertAlign w:val="subscript"/>
        </w:rPr>
        <w:t>3</w:t>
      </w:r>
      <w:r>
        <w:t>.</w:t>
      </w:r>
      <w:r>
        <w:rPr>
          <w:spacing w:val="-10"/>
        </w:rPr>
        <w:t xml:space="preserve"> </w:t>
      </w:r>
      <w:r>
        <w:t>En</w:t>
      </w:r>
      <w:r>
        <w:rPr>
          <w:spacing w:val="-10"/>
        </w:rPr>
        <w:t xml:space="preserve"> </w:t>
      </w:r>
      <w:r>
        <w:t>revanche,</w:t>
      </w:r>
      <w:r>
        <w:rPr>
          <w:spacing w:val="-9"/>
        </w:rPr>
        <w:t xml:space="preserve"> </w:t>
      </w:r>
      <w:r>
        <w:t>la</w:t>
      </w:r>
      <w:r>
        <w:rPr>
          <w:spacing w:val="-10"/>
        </w:rPr>
        <w:t xml:space="preserve"> </w:t>
      </w:r>
      <w:r>
        <w:t>vitamine</w:t>
      </w:r>
      <w:r>
        <w:rPr>
          <w:spacing w:val="-10"/>
        </w:rPr>
        <w:t xml:space="preserve"> </w:t>
      </w:r>
      <w:r>
        <w:t>D</w:t>
      </w:r>
      <w:r>
        <w:rPr>
          <w:vertAlign w:val="subscript"/>
        </w:rPr>
        <w:t>3</w:t>
      </w:r>
      <w:r>
        <w:t xml:space="preserve"> ne</w:t>
      </w:r>
      <w:r>
        <w:rPr>
          <w:spacing w:val="-10"/>
        </w:rPr>
        <w:t xml:space="preserve"> </w:t>
      </w:r>
      <w:r>
        <w:t>se</w:t>
      </w:r>
      <w:r>
        <w:rPr>
          <w:spacing w:val="-9"/>
        </w:rPr>
        <w:t xml:space="preserve"> </w:t>
      </w:r>
      <w:r>
        <w:t>subit</w:t>
      </w:r>
      <w:r>
        <w:rPr>
          <w:spacing w:val="-10"/>
        </w:rPr>
        <w:t xml:space="preserve"> </w:t>
      </w:r>
      <w:r>
        <w:t>pas</w:t>
      </w:r>
      <w:r>
        <w:rPr>
          <w:spacing w:val="-10"/>
        </w:rPr>
        <w:t xml:space="preserve"> </w:t>
      </w:r>
      <w:r>
        <w:t>cette</w:t>
      </w:r>
      <w:r>
        <w:rPr>
          <w:spacing w:val="-9"/>
        </w:rPr>
        <w:t xml:space="preserve"> </w:t>
      </w:r>
      <w:r>
        <w:t>première</w:t>
      </w:r>
      <w:r>
        <w:rPr>
          <w:spacing w:val="-10"/>
        </w:rPr>
        <w:t xml:space="preserve"> </w:t>
      </w:r>
      <w:r>
        <w:t>24-hydroxylation</w:t>
      </w:r>
      <w:r>
        <w:rPr>
          <w:spacing w:val="-10"/>
        </w:rPr>
        <w:t xml:space="preserve"> </w:t>
      </w:r>
      <w:r w:rsidR="00EE7836">
        <w:rPr>
          <w:spacing w:val="-10"/>
        </w:rPr>
        <w:t xml:space="preserve">hépatique </w:t>
      </w:r>
      <w:r>
        <w:t>(Houghton</w:t>
      </w:r>
      <w:r>
        <w:rPr>
          <w:spacing w:val="-4"/>
        </w:rPr>
        <w:t xml:space="preserve"> </w:t>
      </w:r>
      <w:r>
        <w:t>et</w:t>
      </w:r>
      <w:r>
        <w:rPr>
          <w:spacing w:val="-4"/>
        </w:rPr>
        <w:t xml:space="preserve"> </w:t>
      </w:r>
      <w:proofErr w:type="spellStart"/>
      <w:r>
        <w:t>Vieth</w:t>
      </w:r>
      <w:proofErr w:type="spellEnd"/>
      <w:r>
        <w:rPr>
          <w:spacing w:val="-4"/>
        </w:rPr>
        <w:t xml:space="preserve"> </w:t>
      </w:r>
      <w:hyperlink w:anchor="_bookmark83" w:history="1">
        <w:r>
          <w:t>2006</w:t>
        </w:r>
      </w:hyperlink>
      <w:r>
        <w:t>).</w:t>
      </w:r>
    </w:p>
    <w:p w14:paraId="6477F1A5" w14:textId="77777777" w:rsidR="002C0AF8" w:rsidRDefault="002C0AF8">
      <w:pPr>
        <w:pStyle w:val="BodyText"/>
        <w:spacing w:before="5"/>
        <w:rPr>
          <w:sz w:val="29"/>
        </w:rPr>
      </w:pPr>
    </w:p>
    <w:p w14:paraId="687E2F64" w14:textId="77777777" w:rsidR="002C0AF8" w:rsidRDefault="003E36B0">
      <w:pPr>
        <w:pStyle w:val="BodyText"/>
        <w:ind w:left="117"/>
        <w:rPr>
          <w:sz w:val="20"/>
        </w:rPr>
      </w:pPr>
      <w:r>
        <w:rPr>
          <w:noProof/>
          <w:sz w:val="20"/>
        </w:rPr>
        <w:lastRenderedPageBreak/>
        <w:drawing>
          <wp:inline distT="0" distB="0" distL="0" distR="0" wp14:anchorId="2BD3BD6F" wp14:editId="02B05A9F">
            <wp:extent cx="5035295" cy="356006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035295" cy="3560064"/>
                    </a:xfrm>
                    <a:prstGeom prst="rect">
                      <a:avLst/>
                    </a:prstGeom>
                  </pic:spPr>
                </pic:pic>
              </a:graphicData>
            </a:graphic>
          </wp:inline>
        </w:drawing>
      </w:r>
    </w:p>
    <w:p w14:paraId="4BECF11C" w14:textId="77777777" w:rsidR="002C0AF8" w:rsidRDefault="002C0AF8">
      <w:pPr>
        <w:pStyle w:val="BodyText"/>
        <w:spacing w:before="10"/>
        <w:rPr>
          <w:sz w:val="8"/>
        </w:rPr>
      </w:pPr>
    </w:p>
    <w:p w14:paraId="5BEA9A95" w14:textId="4A4BDE27" w:rsidR="002C0AF8" w:rsidRDefault="003E36B0">
      <w:pPr>
        <w:spacing w:before="91" w:line="249" w:lineRule="auto"/>
        <w:ind w:left="1224" w:right="129" w:hanging="1108"/>
        <w:jc w:val="both"/>
        <w:rPr>
          <w:sz w:val="20"/>
        </w:rPr>
      </w:pPr>
      <w:bookmarkStart w:id="33" w:name="_bookmark16"/>
      <w:bookmarkEnd w:id="33"/>
      <w:r>
        <w:rPr>
          <w:b/>
          <w:w w:val="95"/>
          <w:sz w:val="20"/>
        </w:rPr>
        <w:t>F</w:t>
      </w:r>
      <w:r>
        <w:rPr>
          <w:b/>
          <w:smallCaps/>
          <w:w w:val="95"/>
          <w:sz w:val="20"/>
        </w:rPr>
        <w:t>i</w:t>
      </w:r>
      <w:r w:rsidR="00EE7836">
        <w:rPr>
          <w:b/>
          <w:smallCaps/>
          <w:w w:val="95"/>
          <w:sz w:val="20"/>
        </w:rPr>
        <w:t>g</w:t>
      </w:r>
      <w:r>
        <w:rPr>
          <w:b/>
          <w:smallCaps/>
          <w:w w:val="95"/>
          <w:sz w:val="20"/>
        </w:rPr>
        <w:t>ure</w:t>
      </w:r>
      <w:r>
        <w:rPr>
          <w:b/>
          <w:w w:val="95"/>
          <w:sz w:val="20"/>
        </w:rPr>
        <w:t xml:space="preserve"> </w:t>
      </w:r>
      <w:r w:rsidR="00E806FA">
        <w:rPr>
          <w:b/>
          <w:w w:val="95"/>
          <w:sz w:val="20"/>
        </w:rPr>
        <w:t>4</w:t>
      </w:r>
      <w:r>
        <w:rPr>
          <w:b/>
          <w:w w:val="95"/>
          <w:sz w:val="20"/>
        </w:rPr>
        <w:t xml:space="preserve"> – Métabolisme et régulation de la vitamine D. </w:t>
      </w:r>
      <w:r>
        <w:rPr>
          <w:w w:val="95"/>
          <w:sz w:val="20"/>
        </w:rPr>
        <w:t>Le métabolisme de la vitamine D débute lorsque le</w:t>
      </w:r>
      <w:r>
        <w:rPr>
          <w:spacing w:val="1"/>
          <w:w w:val="95"/>
          <w:sz w:val="20"/>
        </w:rPr>
        <w:t xml:space="preserve"> </w:t>
      </w:r>
      <w:r>
        <w:rPr>
          <w:sz w:val="20"/>
        </w:rPr>
        <w:t xml:space="preserve">7-déhydrocholestérol </w:t>
      </w:r>
      <w:r w:rsidR="00EE7836">
        <w:rPr>
          <w:sz w:val="20"/>
        </w:rPr>
        <w:t xml:space="preserve">présent </w:t>
      </w:r>
      <w:r>
        <w:rPr>
          <w:sz w:val="20"/>
        </w:rPr>
        <w:t>dans la peau, est transformé par les rayons ultraviolets provenant</w:t>
      </w:r>
      <w:r>
        <w:rPr>
          <w:spacing w:val="-47"/>
          <w:sz w:val="20"/>
        </w:rPr>
        <w:t xml:space="preserve"> </w:t>
      </w:r>
      <w:r>
        <w:rPr>
          <w:sz w:val="20"/>
        </w:rPr>
        <w:t>du soleil en cholécalciférol. Le cholécalciférol ou vitamine D</w:t>
      </w:r>
      <w:r>
        <w:rPr>
          <w:sz w:val="20"/>
          <w:vertAlign w:val="subscript"/>
        </w:rPr>
        <w:t>3</w:t>
      </w:r>
      <w:r>
        <w:rPr>
          <w:sz w:val="20"/>
        </w:rPr>
        <w:t xml:space="preserve"> est ensuite transporté par la protéine de liaison à la vitamine D, et est métabolisé dans le foie par des enzymes 25-hydroxylases</w:t>
      </w:r>
      <w:r>
        <w:rPr>
          <w:spacing w:val="-48"/>
          <w:sz w:val="20"/>
        </w:rPr>
        <w:t xml:space="preserve"> </w:t>
      </w:r>
      <w:r>
        <w:rPr>
          <w:w w:val="95"/>
          <w:sz w:val="20"/>
        </w:rPr>
        <w:t xml:space="preserve">telles que le CYP2R1 en </w:t>
      </w:r>
      <w:proofErr w:type="spellStart"/>
      <w:r>
        <w:rPr>
          <w:w w:val="95"/>
          <w:sz w:val="20"/>
        </w:rPr>
        <w:t>calcidiol</w:t>
      </w:r>
      <w:proofErr w:type="spellEnd"/>
      <w:r>
        <w:rPr>
          <w:w w:val="95"/>
          <w:sz w:val="20"/>
        </w:rPr>
        <w:t xml:space="preserve"> ou 25(OH)D</w:t>
      </w:r>
      <w:r>
        <w:rPr>
          <w:w w:val="95"/>
          <w:sz w:val="20"/>
          <w:vertAlign w:val="subscript"/>
        </w:rPr>
        <w:t>3</w:t>
      </w:r>
      <w:r>
        <w:rPr>
          <w:w w:val="95"/>
          <w:sz w:val="20"/>
        </w:rPr>
        <w:t>. L’autre étape de du métabolisme se situe dans le</w:t>
      </w:r>
      <w:r>
        <w:rPr>
          <w:spacing w:val="1"/>
          <w:w w:val="95"/>
          <w:sz w:val="20"/>
        </w:rPr>
        <w:t xml:space="preserve"> </w:t>
      </w:r>
      <w:r>
        <w:rPr>
          <w:w w:val="95"/>
          <w:sz w:val="20"/>
        </w:rPr>
        <w:t>rein,</w:t>
      </w:r>
      <w:r>
        <w:rPr>
          <w:spacing w:val="14"/>
          <w:w w:val="95"/>
          <w:sz w:val="20"/>
        </w:rPr>
        <w:t xml:space="preserve"> </w:t>
      </w:r>
      <w:r>
        <w:rPr>
          <w:w w:val="95"/>
          <w:sz w:val="20"/>
        </w:rPr>
        <w:t>où</w:t>
      </w:r>
      <w:r>
        <w:rPr>
          <w:spacing w:val="15"/>
          <w:w w:val="95"/>
          <w:sz w:val="20"/>
        </w:rPr>
        <w:t xml:space="preserve"> </w:t>
      </w:r>
      <w:r>
        <w:rPr>
          <w:w w:val="95"/>
          <w:sz w:val="20"/>
        </w:rPr>
        <w:t>après</w:t>
      </w:r>
      <w:r>
        <w:rPr>
          <w:spacing w:val="15"/>
          <w:w w:val="95"/>
          <w:sz w:val="20"/>
        </w:rPr>
        <w:t xml:space="preserve"> </w:t>
      </w:r>
      <w:r>
        <w:rPr>
          <w:w w:val="95"/>
          <w:sz w:val="20"/>
        </w:rPr>
        <w:t>transport</w:t>
      </w:r>
      <w:r>
        <w:rPr>
          <w:spacing w:val="15"/>
          <w:w w:val="95"/>
          <w:sz w:val="20"/>
        </w:rPr>
        <w:t xml:space="preserve"> </w:t>
      </w:r>
      <w:r>
        <w:rPr>
          <w:w w:val="95"/>
          <w:sz w:val="20"/>
        </w:rPr>
        <w:t>du</w:t>
      </w:r>
      <w:r>
        <w:rPr>
          <w:spacing w:val="15"/>
          <w:w w:val="95"/>
          <w:sz w:val="20"/>
        </w:rPr>
        <w:t xml:space="preserve"> </w:t>
      </w:r>
      <w:proofErr w:type="spellStart"/>
      <w:r>
        <w:rPr>
          <w:w w:val="95"/>
          <w:sz w:val="20"/>
        </w:rPr>
        <w:t>calcidiol</w:t>
      </w:r>
      <w:proofErr w:type="spellEnd"/>
      <w:r>
        <w:rPr>
          <w:w w:val="95"/>
          <w:sz w:val="20"/>
        </w:rPr>
        <w:t>,</w:t>
      </w:r>
      <w:r>
        <w:rPr>
          <w:spacing w:val="14"/>
          <w:w w:val="95"/>
          <w:sz w:val="20"/>
        </w:rPr>
        <w:t xml:space="preserve"> </w:t>
      </w:r>
      <w:r>
        <w:rPr>
          <w:w w:val="95"/>
          <w:sz w:val="20"/>
        </w:rPr>
        <w:t>celui-ci</w:t>
      </w:r>
      <w:r>
        <w:rPr>
          <w:spacing w:val="15"/>
          <w:w w:val="95"/>
          <w:sz w:val="20"/>
        </w:rPr>
        <w:t xml:space="preserve"> </w:t>
      </w:r>
      <w:r>
        <w:rPr>
          <w:w w:val="95"/>
          <w:sz w:val="20"/>
        </w:rPr>
        <w:t>se</w:t>
      </w:r>
      <w:r>
        <w:rPr>
          <w:spacing w:val="15"/>
          <w:w w:val="95"/>
          <w:sz w:val="20"/>
        </w:rPr>
        <w:t xml:space="preserve"> </w:t>
      </w:r>
      <w:r>
        <w:rPr>
          <w:w w:val="95"/>
          <w:sz w:val="20"/>
        </w:rPr>
        <w:t>retrouve</w:t>
      </w:r>
      <w:r>
        <w:rPr>
          <w:spacing w:val="15"/>
          <w:w w:val="95"/>
          <w:sz w:val="20"/>
        </w:rPr>
        <w:t xml:space="preserve"> </w:t>
      </w:r>
      <w:r>
        <w:rPr>
          <w:w w:val="95"/>
          <w:sz w:val="20"/>
        </w:rPr>
        <w:t>métabolisé</w:t>
      </w:r>
      <w:r>
        <w:rPr>
          <w:spacing w:val="15"/>
          <w:w w:val="95"/>
          <w:sz w:val="20"/>
        </w:rPr>
        <w:t xml:space="preserve"> </w:t>
      </w:r>
      <w:r>
        <w:rPr>
          <w:w w:val="95"/>
          <w:sz w:val="20"/>
        </w:rPr>
        <w:t>en</w:t>
      </w:r>
      <w:r>
        <w:rPr>
          <w:spacing w:val="15"/>
          <w:w w:val="95"/>
          <w:sz w:val="20"/>
        </w:rPr>
        <w:t xml:space="preserve"> </w:t>
      </w:r>
      <w:r>
        <w:rPr>
          <w:w w:val="95"/>
          <w:sz w:val="20"/>
        </w:rPr>
        <w:t>calcitriol</w:t>
      </w:r>
      <w:r>
        <w:rPr>
          <w:spacing w:val="14"/>
          <w:w w:val="95"/>
          <w:sz w:val="20"/>
        </w:rPr>
        <w:t xml:space="preserve"> </w:t>
      </w:r>
      <w:r>
        <w:rPr>
          <w:w w:val="95"/>
          <w:sz w:val="20"/>
        </w:rPr>
        <w:t>ou</w:t>
      </w:r>
      <w:r>
        <w:rPr>
          <w:spacing w:val="15"/>
          <w:w w:val="95"/>
          <w:sz w:val="20"/>
        </w:rPr>
        <w:t xml:space="preserve"> </w:t>
      </w:r>
      <w:r>
        <w:rPr>
          <w:w w:val="95"/>
          <w:sz w:val="20"/>
        </w:rPr>
        <w:t>1,25(OH)</w:t>
      </w:r>
      <w:r>
        <w:rPr>
          <w:w w:val="95"/>
          <w:sz w:val="20"/>
          <w:vertAlign w:val="subscript"/>
        </w:rPr>
        <w:t>2</w:t>
      </w:r>
      <w:r>
        <w:rPr>
          <w:w w:val="95"/>
          <w:sz w:val="20"/>
        </w:rPr>
        <w:t>D</w:t>
      </w:r>
      <w:r>
        <w:rPr>
          <w:w w:val="95"/>
          <w:sz w:val="20"/>
          <w:vertAlign w:val="subscript"/>
        </w:rPr>
        <w:t>3</w:t>
      </w:r>
      <w:r>
        <w:rPr>
          <w:spacing w:val="1"/>
          <w:w w:val="95"/>
          <w:sz w:val="20"/>
        </w:rPr>
        <w:t xml:space="preserve"> </w:t>
      </w:r>
      <w:r>
        <w:rPr>
          <w:sz w:val="20"/>
        </w:rPr>
        <w:t xml:space="preserve">par le CYP27B1. Le calcitriol augmente la concentration de l’hormone de croissance </w:t>
      </w:r>
      <w:r w:rsidR="00EE7836">
        <w:rPr>
          <w:sz w:val="20"/>
        </w:rPr>
        <w:t xml:space="preserve">des </w:t>
      </w:r>
      <w:r>
        <w:rPr>
          <w:sz w:val="20"/>
        </w:rPr>
        <w:t>fibroblast</w:t>
      </w:r>
      <w:r w:rsidR="00EE7836">
        <w:rPr>
          <w:sz w:val="20"/>
        </w:rPr>
        <w:t>es</w:t>
      </w:r>
      <w:r>
        <w:rPr>
          <w:sz w:val="20"/>
        </w:rPr>
        <w:t xml:space="preserve"> 23 (FGF23) et l’absor</w:t>
      </w:r>
      <w:r w:rsidR="00EE7836">
        <w:rPr>
          <w:sz w:val="20"/>
        </w:rPr>
        <w:t>p</w:t>
      </w:r>
      <w:r>
        <w:rPr>
          <w:sz w:val="20"/>
        </w:rPr>
        <w:t>tion du calcium et diminue la concentration de l</w:t>
      </w:r>
      <w:r w:rsidR="001F1E72">
        <w:rPr>
          <w:sz w:val="20"/>
        </w:rPr>
        <w:t>a parathormone</w:t>
      </w:r>
      <w:r>
        <w:rPr>
          <w:sz w:val="20"/>
        </w:rPr>
        <w:t xml:space="preserve"> (PTH), tandis que ceux-ci exercent un rétrocontrôle négatif sur la concentration de calcitriol,</w:t>
      </w:r>
      <w:r>
        <w:rPr>
          <w:spacing w:val="-12"/>
          <w:sz w:val="20"/>
        </w:rPr>
        <w:t xml:space="preserve"> </w:t>
      </w:r>
      <w:r>
        <w:rPr>
          <w:sz w:val="20"/>
        </w:rPr>
        <w:t>en</w:t>
      </w:r>
      <w:r>
        <w:rPr>
          <w:spacing w:val="-12"/>
          <w:sz w:val="20"/>
        </w:rPr>
        <w:t xml:space="preserve"> </w:t>
      </w:r>
      <w:r>
        <w:rPr>
          <w:sz w:val="20"/>
        </w:rPr>
        <w:t>inhibant</w:t>
      </w:r>
      <w:r>
        <w:rPr>
          <w:spacing w:val="-12"/>
          <w:sz w:val="20"/>
        </w:rPr>
        <w:t xml:space="preserve"> </w:t>
      </w:r>
      <w:r>
        <w:rPr>
          <w:sz w:val="20"/>
        </w:rPr>
        <w:t>directement</w:t>
      </w:r>
      <w:r>
        <w:rPr>
          <w:spacing w:val="-12"/>
          <w:sz w:val="20"/>
        </w:rPr>
        <w:t xml:space="preserve"> </w:t>
      </w:r>
      <w:r>
        <w:rPr>
          <w:sz w:val="20"/>
        </w:rPr>
        <w:t>ou</w:t>
      </w:r>
      <w:r>
        <w:rPr>
          <w:spacing w:val="-12"/>
          <w:sz w:val="20"/>
        </w:rPr>
        <w:t xml:space="preserve"> </w:t>
      </w:r>
      <w:r>
        <w:rPr>
          <w:sz w:val="20"/>
        </w:rPr>
        <w:t>indirectement</w:t>
      </w:r>
      <w:r>
        <w:rPr>
          <w:spacing w:val="-12"/>
          <w:sz w:val="20"/>
        </w:rPr>
        <w:t xml:space="preserve"> </w:t>
      </w:r>
      <w:r>
        <w:rPr>
          <w:sz w:val="20"/>
        </w:rPr>
        <w:t>la</w:t>
      </w:r>
      <w:r>
        <w:rPr>
          <w:spacing w:val="-11"/>
          <w:sz w:val="20"/>
        </w:rPr>
        <w:t xml:space="preserve"> </w:t>
      </w:r>
      <w:r>
        <w:rPr>
          <w:sz w:val="20"/>
        </w:rPr>
        <w:t>1-hydroxylase,</w:t>
      </w:r>
      <w:r>
        <w:rPr>
          <w:spacing w:val="-12"/>
          <w:sz w:val="20"/>
        </w:rPr>
        <w:t xml:space="preserve"> </w:t>
      </w:r>
      <w:r>
        <w:rPr>
          <w:sz w:val="20"/>
        </w:rPr>
        <w:t>ce</w:t>
      </w:r>
      <w:r>
        <w:rPr>
          <w:spacing w:val="-12"/>
          <w:sz w:val="20"/>
        </w:rPr>
        <w:t xml:space="preserve"> </w:t>
      </w:r>
      <w:r>
        <w:rPr>
          <w:sz w:val="20"/>
        </w:rPr>
        <w:t>qui</w:t>
      </w:r>
      <w:r>
        <w:rPr>
          <w:spacing w:val="-12"/>
          <w:sz w:val="20"/>
        </w:rPr>
        <w:t xml:space="preserve"> </w:t>
      </w:r>
      <w:r>
        <w:rPr>
          <w:sz w:val="20"/>
        </w:rPr>
        <w:t>va</w:t>
      </w:r>
      <w:r>
        <w:rPr>
          <w:spacing w:val="-12"/>
          <w:sz w:val="20"/>
        </w:rPr>
        <w:t xml:space="preserve"> </w:t>
      </w:r>
      <w:r>
        <w:rPr>
          <w:sz w:val="20"/>
        </w:rPr>
        <w:t>diminuer</w:t>
      </w:r>
      <w:r>
        <w:rPr>
          <w:spacing w:val="-12"/>
          <w:sz w:val="20"/>
        </w:rPr>
        <w:t xml:space="preserve"> </w:t>
      </w:r>
      <w:r>
        <w:rPr>
          <w:sz w:val="20"/>
        </w:rPr>
        <w:t>la</w:t>
      </w:r>
      <w:r>
        <w:rPr>
          <w:spacing w:val="-11"/>
          <w:sz w:val="20"/>
        </w:rPr>
        <w:t xml:space="preserve"> </w:t>
      </w:r>
      <w:r>
        <w:rPr>
          <w:sz w:val="20"/>
        </w:rPr>
        <w:t>formation</w:t>
      </w:r>
      <w:r>
        <w:rPr>
          <w:spacing w:val="1"/>
          <w:sz w:val="20"/>
        </w:rPr>
        <w:t xml:space="preserve"> </w:t>
      </w:r>
      <w:r>
        <w:rPr>
          <w:sz w:val="20"/>
        </w:rPr>
        <w:t>de</w:t>
      </w:r>
      <w:r>
        <w:rPr>
          <w:spacing w:val="-2"/>
          <w:sz w:val="20"/>
        </w:rPr>
        <w:t xml:space="preserve"> </w:t>
      </w:r>
      <w:r>
        <w:rPr>
          <w:sz w:val="20"/>
        </w:rPr>
        <w:t>calcitriol.</w:t>
      </w:r>
      <w:r>
        <w:rPr>
          <w:spacing w:val="-1"/>
          <w:sz w:val="20"/>
        </w:rPr>
        <w:t xml:space="preserve"> </w:t>
      </w:r>
      <w:proofErr w:type="spellStart"/>
      <w:r>
        <w:rPr>
          <w:sz w:val="20"/>
        </w:rPr>
        <w:t>Dankers</w:t>
      </w:r>
      <w:proofErr w:type="spellEnd"/>
      <w:r>
        <w:rPr>
          <w:spacing w:val="-1"/>
          <w:sz w:val="20"/>
        </w:rPr>
        <w:t xml:space="preserve"> </w:t>
      </w:r>
      <w:r>
        <w:rPr>
          <w:sz w:val="20"/>
        </w:rPr>
        <w:t>et</w:t>
      </w:r>
      <w:r>
        <w:rPr>
          <w:spacing w:val="-1"/>
          <w:sz w:val="20"/>
        </w:rPr>
        <w:t xml:space="preserve"> </w:t>
      </w:r>
      <w:r>
        <w:rPr>
          <w:sz w:val="20"/>
        </w:rPr>
        <w:t xml:space="preserve">al. </w:t>
      </w:r>
      <w:hyperlink w:anchor="_bookmark69" w:history="1">
        <w:r>
          <w:rPr>
            <w:sz w:val="20"/>
          </w:rPr>
          <w:t>2017</w:t>
        </w:r>
      </w:hyperlink>
    </w:p>
    <w:p w14:paraId="5FC29121" w14:textId="384160E7" w:rsidR="002C0AF8" w:rsidRDefault="002C0AF8">
      <w:pPr>
        <w:pStyle w:val="BodyText"/>
      </w:pPr>
    </w:p>
    <w:p w14:paraId="02955287" w14:textId="07C47958" w:rsidR="002C0AF8" w:rsidRDefault="003E36B0" w:rsidP="00E806FA">
      <w:pPr>
        <w:pStyle w:val="BodyText"/>
        <w:spacing w:before="159" w:line="386" w:lineRule="auto"/>
        <w:ind w:left="117" w:firstLine="218"/>
        <w:jc w:val="both"/>
      </w:pPr>
      <w:r>
        <w:t>Ainsi,</w:t>
      </w:r>
      <w:r>
        <w:rPr>
          <w:spacing w:val="7"/>
        </w:rPr>
        <w:t xml:space="preserve"> </w:t>
      </w:r>
      <w:r>
        <w:t>cette</w:t>
      </w:r>
      <w:r>
        <w:rPr>
          <w:spacing w:val="8"/>
        </w:rPr>
        <w:t xml:space="preserve"> </w:t>
      </w:r>
      <w:r>
        <w:t>différence</w:t>
      </w:r>
      <w:r>
        <w:rPr>
          <w:spacing w:val="8"/>
        </w:rPr>
        <w:t xml:space="preserve"> </w:t>
      </w:r>
      <w:r>
        <w:t>de</w:t>
      </w:r>
      <w:r>
        <w:rPr>
          <w:spacing w:val="7"/>
        </w:rPr>
        <w:t xml:space="preserve"> </w:t>
      </w:r>
      <w:r>
        <w:t>structure</w:t>
      </w:r>
      <w:r>
        <w:rPr>
          <w:spacing w:val="8"/>
        </w:rPr>
        <w:t xml:space="preserve"> </w:t>
      </w:r>
      <w:r>
        <w:t>cause</w:t>
      </w:r>
      <w:r>
        <w:rPr>
          <w:spacing w:val="8"/>
        </w:rPr>
        <w:t xml:space="preserve"> </w:t>
      </w:r>
      <w:r>
        <w:t>une</w:t>
      </w:r>
      <w:r>
        <w:rPr>
          <w:spacing w:val="8"/>
        </w:rPr>
        <w:t xml:space="preserve"> </w:t>
      </w:r>
      <w:r>
        <w:t>différence</w:t>
      </w:r>
      <w:r>
        <w:rPr>
          <w:spacing w:val="7"/>
        </w:rPr>
        <w:t xml:space="preserve"> </w:t>
      </w:r>
      <w:r>
        <w:t>dans</w:t>
      </w:r>
      <w:r>
        <w:rPr>
          <w:spacing w:val="8"/>
        </w:rPr>
        <w:t xml:space="preserve"> </w:t>
      </w:r>
      <w:r>
        <w:t>l’évolution</w:t>
      </w:r>
      <w:r>
        <w:rPr>
          <w:spacing w:val="8"/>
        </w:rPr>
        <w:t xml:space="preserve"> </w:t>
      </w:r>
      <w:r>
        <w:t>de</w:t>
      </w:r>
      <w:r>
        <w:rPr>
          <w:spacing w:val="8"/>
        </w:rPr>
        <w:t xml:space="preserve"> </w:t>
      </w:r>
      <w:r>
        <w:t>la</w:t>
      </w:r>
      <w:r>
        <w:rPr>
          <w:spacing w:val="7"/>
        </w:rPr>
        <w:t xml:space="preserve"> </w:t>
      </w:r>
      <w:r>
        <w:t>concentration</w:t>
      </w:r>
      <w:r>
        <w:rPr>
          <w:spacing w:val="8"/>
        </w:rPr>
        <w:t xml:space="preserve"> </w:t>
      </w:r>
      <w:r>
        <w:t>de</w:t>
      </w:r>
      <w:r>
        <w:rPr>
          <w:spacing w:val="-52"/>
        </w:rPr>
        <w:t xml:space="preserve"> </w:t>
      </w:r>
      <w:r>
        <w:t>25(OH)D. Une</w:t>
      </w:r>
      <w:r>
        <w:rPr>
          <w:spacing w:val="1"/>
        </w:rPr>
        <w:t xml:space="preserve"> </w:t>
      </w:r>
      <w:r>
        <w:t>expérience consistant</w:t>
      </w:r>
      <w:r>
        <w:rPr>
          <w:spacing w:val="1"/>
        </w:rPr>
        <w:t xml:space="preserve"> </w:t>
      </w:r>
      <w:r>
        <w:t>en une</w:t>
      </w:r>
      <w:r>
        <w:rPr>
          <w:spacing w:val="1"/>
        </w:rPr>
        <w:t xml:space="preserve"> </w:t>
      </w:r>
      <w:r>
        <w:t>administration</w:t>
      </w:r>
      <w:r>
        <w:rPr>
          <w:spacing w:val="1"/>
        </w:rPr>
        <w:t xml:space="preserve"> </w:t>
      </w:r>
      <w:r>
        <w:t>d’une dose</w:t>
      </w:r>
      <w:r>
        <w:rPr>
          <w:spacing w:val="1"/>
        </w:rPr>
        <w:t xml:space="preserve"> </w:t>
      </w:r>
      <w:r>
        <w:t>de 50</w:t>
      </w:r>
      <w:r>
        <w:rPr>
          <w:spacing w:val="1"/>
        </w:rPr>
        <w:t xml:space="preserve"> </w:t>
      </w:r>
      <w:r>
        <w:t>000 UI</w:t>
      </w:r>
      <w:r>
        <w:rPr>
          <w:spacing w:val="1"/>
        </w:rPr>
        <w:t xml:space="preserve"> </w:t>
      </w:r>
      <w:r>
        <w:t>pour</w:t>
      </w:r>
      <w:r>
        <w:rPr>
          <w:spacing w:val="1"/>
        </w:rPr>
        <w:t xml:space="preserve"> </w:t>
      </w:r>
      <w:r>
        <w:t>les deux</w:t>
      </w:r>
      <w:r w:rsidR="00E806FA">
        <w:t xml:space="preserve"> </w:t>
      </w:r>
      <w:r>
        <w:rPr>
          <w:w w:val="95"/>
        </w:rPr>
        <w:t xml:space="preserve">types de vitamine D permet de comparer l’évolution des concentrations respectives en 25(OH)D </w:t>
      </w:r>
      <w:r>
        <w:rPr>
          <w:b/>
          <w:w w:val="95"/>
        </w:rPr>
        <w:t>(Fi</w:t>
      </w:r>
      <w:r>
        <w:rPr>
          <w:b/>
        </w:rPr>
        <w:t>gure</w:t>
      </w:r>
      <w:r>
        <w:rPr>
          <w:b/>
          <w:spacing w:val="-11"/>
        </w:rPr>
        <w:t xml:space="preserve"> </w:t>
      </w:r>
      <w:hyperlink w:anchor="_bookmark18" w:history="1">
        <w:r>
          <w:rPr>
            <w:b/>
          </w:rPr>
          <w:t>5</w:t>
        </w:r>
      </w:hyperlink>
      <w:r>
        <w:rPr>
          <w:b/>
        </w:rPr>
        <w:t>)</w:t>
      </w:r>
      <w:r>
        <w:t>.</w:t>
      </w:r>
      <w:r>
        <w:rPr>
          <w:spacing w:val="-10"/>
        </w:rPr>
        <w:t xml:space="preserve"> </w:t>
      </w:r>
      <w:r>
        <w:t>La</w:t>
      </w:r>
      <w:r>
        <w:rPr>
          <w:spacing w:val="-11"/>
        </w:rPr>
        <w:t xml:space="preserve"> </w:t>
      </w:r>
      <w:r>
        <w:t>vitamine</w:t>
      </w:r>
      <w:r>
        <w:rPr>
          <w:spacing w:val="-10"/>
        </w:rPr>
        <w:t xml:space="preserve"> </w:t>
      </w:r>
      <w:r>
        <w:t>D</w:t>
      </w:r>
      <w:r>
        <w:rPr>
          <w:vertAlign w:val="subscript"/>
        </w:rPr>
        <w:t>2</w:t>
      </w:r>
      <w:r>
        <w:rPr>
          <w:spacing w:val="-1"/>
        </w:rPr>
        <w:t xml:space="preserve"> </w:t>
      </w:r>
      <w:r>
        <w:t>est</w:t>
      </w:r>
      <w:r>
        <w:rPr>
          <w:spacing w:val="-10"/>
        </w:rPr>
        <w:t xml:space="preserve"> </w:t>
      </w:r>
      <w:r>
        <w:t>inférieure</w:t>
      </w:r>
      <w:r>
        <w:rPr>
          <w:spacing w:val="-11"/>
        </w:rPr>
        <w:t xml:space="preserve"> </w:t>
      </w:r>
      <w:r>
        <w:t>à</w:t>
      </w:r>
      <w:r>
        <w:rPr>
          <w:spacing w:val="-10"/>
        </w:rPr>
        <w:t xml:space="preserve"> </w:t>
      </w:r>
      <w:r>
        <w:t>la</w:t>
      </w:r>
      <w:r>
        <w:rPr>
          <w:spacing w:val="-10"/>
        </w:rPr>
        <w:t xml:space="preserve"> </w:t>
      </w:r>
      <w:r>
        <w:t>vitamine</w:t>
      </w:r>
      <w:r>
        <w:rPr>
          <w:spacing w:val="-11"/>
        </w:rPr>
        <w:t xml:space="preserve"> </w:t>
      </w:r>
      <w:r>
        <w:t>D</w:t>
      </w:r>
      <w:r>
        <w:rPr>
          <w:vertAlign w:val="subscript"/>
        </w:rPr>
        <w:t>3</w:t>
      </w:r>
      <w:r>
        <w:rPr>
          <w:spacing w:val="-1"/>
        </w:rPr>
        <w:t xml:space="preserve"> </w:t>
      </w:r>
      <w:r>
        <w:t>concernant</w:t>
      </w:r>
      <w:r>
        <w:rPr>
          <w:spacing w:val="-10"/>
        </w:rPr>
        <w:t xml:space="preserve"> </w:t>
      </w:r>
      <w:r>
        <w:t>le</w:t>
      </w:r>
      <w:r>
        <w:rPr>
          <w:spacing w:val="-11"/>
        </w:rPr>
        <w:t xml:space="preserve"> </w:t>
      </w:r>
      <w:r>
        <w:t>maintien</w:t>
      </w:r>
      <w:r>
        <w:rPr>
          <w:spacing w:val="-10"/>
        </w:rPr>
        <w:t xml:space="preserve"> </w:t>
      </w:r>
      <w:r>
        <w:t>d’une</w:t>
      </w:r>
      <w:r>
        <w:rPr>
          <w:spacing w:val="-10"/>
        </w:rPr>
        <w:t xml:space="preserve"> </w:t>
      </w:r>
      <w:r>
        <w:t>concentration</w:t>
      </w:r>
      <w:r w:rsidR="00E806FA">
        <w:t xml:space="preserve"> </w:t>
      </w:r>
      <w:r>
        <w:t>adéquate</w:t>
      </w:r>
      <w:r>
        <w:rPr>
          <w:spacing w:val="-8"/>
        </w:rPr>
        <w:t xml:space="preserve"> </w:t>
      </w:r>
      <w:r>
        <w:t>de</w:t>
      </w:r>
      <w:r>
        <w:rPr>
          <w:spacing w:val="-8"/>
        </w:rPr>
        <w:t xml:space="preserve"> </w:t>
      </w:r>
      <w:r>
        <w:t>25(OH)D,</w:t>
      </w:r>
      <w:r>
        <w:rPr>
          <w:spacing w:val="-8"/>
        </w:rPr>
        <w:t xml:space="preserve"> </w:t>
      </w:r>
      <w:r>
        <w:t>puisqu’elle</w:t>
      </w:r>
      <w:r>
        <w:rPr>
          <w:spacing w:val="-7"/>
        </w:rPr>
        <w:t xml:space="preserve"> </w:t>
      </w:r>
      <w:r>
        <w:t>s’élimine</w:t>
      </w:r>
      <w:r>
        <w:rPr>
          <w:spacing w:val="-8"/>
        </w:rPr>
        <w:t xml:space="preserve"> </w:t>
      </w:r>
      <w:r>
        <w:t>beaucoup</w:t>
      </w:r>
      <w:r>
        <w:rPr>
          <w:spacing w:val="-8"/>
        </w:rPr>
        <w:t xml:space="preserve"> </w:t>
      </w:r>
      <w:r>
        <w:t>plus</w:t>
      </w:r>
      <w:r>
        <w:rPr>
          <w:spacing w:val="-7"/>
        </w:rPr>
        <w:t xml:space="preserve"> </w:t>
      </w:r>
      <w:r>
        <w:t>rapidement,</w:t>
      </w:r>
      <w:r>
        <w:rPr>
          <w:spacing w:val="-8"/>
        </w:rPr>
        <w:t xml:space="preserve"> </w:t>
      </w:r>
      <w:r>
        <w:t>malgré</w:t>
      </w:r>
      <w:r>
        <w:rPr>
          <w:spacing w:val="-8"/>
        </w:rPr>
        <w:t xml:space="preserve"> </w:t>
      </w:r>
      <w:r>
        <w:t>une</w:t>
      </w:r>
      <w:r>
        <w:rPr>
          <w:spacing w:val="-7"/>
        </w:rPr>
        <w:t xml:space="preserve"> </w:t>
      </w:r>
      <w:r>
        <w:t>phase</w:t>
      </w:r>
      <w:r>
        <w:rPr>
          <w:spacing w:val="-8"/>
        </w:rPr>
        <w:t xml:space="preserve"> </w:t>
      </w:r>
      <w:r>
        <w:t>d’absorption</w:t>
      </w:r>
      <w:r>
        <w:rPr>
          <w:spacing w:val="-7"/>
        </w:rPr>
        <w:t xml:space="preserve"> </w:t>
      </w:r>
      <w:r>
        <w:t>identique</w:t>
      </w:r>
      <w:r>
        <w:rPr>
          <w:spacing w:val="-6"/>
        </w:rPr>
        <w:t xml:space="preserve"> </w:t>
      </w:r>
      <w:r>
        <w:t>les</w:t>
      </w:r>
      <w:r>
        <w:rPr>
          <w:spacing w:val="-6"/>
        </w:rPr>
        <w:t xml:space="preserve"> </w:t>
      </w:r>
      <w:r>
        <w:t>trois</w:t>
      </w:r>
      <w:r>
        <w:rPr>
          <w:spacing w:val="-6"/>
        </w:rPr>
        <w:t xml:space="preserve"> </w:t>
      </w:r>
      <w:r>
        <w:t>premiers</w:t>
      </w:r>
      <w:r>
        <w:rPr>
          <w:spacing w:val="-6"/>
        </w:rPr>
        <w:t xml:space="preserve"> </w:t>
      </w:r>
      <w:r>
        <w:t>jours.</w:t>
      </w:r>
      <w:r>
        <w:rPr>
          <w:spacing w:val="-7"/>
        </w:rPr>
        <w:t xml:space="preserve"> </w:t>
      </w:r>
      <w:r>
        <w:t>On</w:t>
      </w:r>
      <w:r>
        <w:rPr>
          <w:spacing w:val="-6"/>
        </w:rPr>
        <w:t xml:space="preserve"> </w:t>
      </w:r>
      <w:r>
        <w:t>observe</w:t>
      </w:r>
      <w:r>
        <w:rPr>
          <w:spacing w:val="-6"/>
        </w:rPr>
        <w:t xml:space="preserve"> </w:t>
      </w:r>
      <w:r>
        <w:t>ainsi</w:t>
      </w:r>
      <w:r>
        <w:rPr>
          <w:spacing w:val="-6"/>
        </w:rPr>
        <w:t xml:space="preserve"> </w:t>
      </w:r>
      <w:r>
        <w:t>qu’au</w:t>
      </w:r>
      <w:r>
        <w:rPr>
          <w:spacing w:val="-6"/>
        </w:rPr>
        <w:t xml:space="preserve"> </w:t>
      </w:r>
      <w:r>
        <w:t>jour</w:t>
      </w:r>
      <w:r>
        <w:rPr>
          <w:spacing w:val="-7"/>
        </w:rPr>
        <w:t xml:space="preserve"> </w:t>
      </w:r>
      <w:r>
        <w:t>14,</w:t>
      </w:r>
      <w:r>
        <w:rPr>
          <w:spacing w:val="-6"/>
        </w:rPr>
        <w:t xml:space="preserve"> </w:t>
      </w:r>
      <w:r>
        <w:t>la</w:t>
      </w:r>
      <w:r>
        <w:rPr>
          <w:spacing w:val="-6"/>
        </w:rPr>
        <w:t xml:space="preserve"> </w:t>
      </w:r>
      <w:r>
        <w:t>concentration</w:t>
      </w:r>
      <w:r>
        <w:rPr>
          <w:spacing w:val="-6"/>
        </w:rPr>
        <w:t xml:space="preserve"> </w:t>
      </w:r>
      <w:r>
        <w:t>de</w:t>
      </w:r>
      <w:r>
        <w:rPr>
          <w:spacing w:val="-6"/>
        </w:rPr>
        <w:t xml:space="preserve"> </w:t>
      </w:r>
      <w:r>
        <w:t>25(OH)D</w:t>
      </w:r>
      <w:r>
        <w:rPr>
          <w:spacing w:val="-53"/>
        </w:rPr>
        <w:t xml:space="preserve"> </w:t>
      </w:r>
      <w:r>
        <w:rPr>
          <w:w w:val="95"/>
        </w:rPr>
        <w:t>obtenue</w:t>
      </w:r>
      <w:r>
        <w:rPr>
          <w:spacing w:val="9"/>
          <w:w w:val="95"/>
        </w:rPr>
        <w:t xml:space="preserve"> </w:t>
      </w:r>
      <w:r w:rsidR="00E806FA">
        <w:rPr>
          <w:w w:val="95"/>
        </w:rPr>
        <w:t>avec l’</w:t>
      </w:r>
      <w:r>
        <w:rPr>
          <w:w w:val="95"/>
        </w:rPr>
        <w:t>ergostérol</w:t>
      </w:r>
      <w:r>
        <w:rPr>
          <w:spacing w:val="10"/>
          <w:w w:val="95"/>
        </w:rPr>
        <w:t xml:space="preserve"> </w:t>
      </w:r>
      <w:r>
        <w:rPr>
          <w:w w:val="95"/>
        </w:rPr>
        <w:t>est</w:t>
      </w:r>
      <w:r>
        <w:rPr>
          <w:spacing w:val="11"/>
          <w:w w:val="95"/>
        </w:rPr>
        <w:t xml:space="preserve"> </w:t>
      </w:r>
      <w:r>
        <w:rPr>
          <w:w w:val="95"/>
        </w:rPr>
        <w:t>redevenue</w:t>
      </w:r>
      <w:r>
        <w:rPr>
          <w:spacing w:val="10"/>
          <w:w w:val="95"/>
        </w:rPr>
        <w:t xml:space="preserve"> </w:t>
      </w:r>
      <w:r>
        <w:rPr>
          <w:w w:val="95"/>
        </w:rPr>
        <w:t>identique</w:t>
      </w:r>
      <w:r>
        <w:rPr>
          <w:spacing w:val="11"/>
          <w:w w:val="95"/>
        </w:rPr>
        <w:t xml:space="preserve"> </w:t>
      </w:r>
      <w:r>
        <w:rPr>
          <w:w w:val="95"/>
        </w:rPr>
        <w:t>à</w:t>
      </w:r>
      <w:r>
        <w:rPr>
          <w:spacing w:val="12"/>
          <w:w w:val="95"/>
        </w:rPr>
        <w:t xml:space="preserve"> </w:t>
      </w:r>
      <w:r>
        <w:rPr>
          <w:w w:val="95"/>
        </w:rPr>
        <w:t>celle</w:t>
      </w:r>
      <w:r>
        <w:rPr>
          <w:spacing w:val="9"/>
          <w:w w:val="95"/>
        </w:rPr>
        <w:t xml:space="preserve"> </w:t>
      </w:r>
      <w:r>
        <w:rPr>
          <w:w w:val="95"/>
        </w:rPr>
        <w:t>au</w:t>
      </w:r>
      <w:r>
        <w:rPr>
          <w:spacing w:val="12"/>
          <w:w w:val="95"/>
        </w:rPr>
        <w:t xml:space="preserve"> </w:t>
      </w:r>
      <w:r>
        <w:rPr>
          <w:w w:val="95"/>
        </w:rPr>
        <w:t>jour</w:t>
      </w:r>
      <w:r>
        <w:rPr>
          <w:spacing w:val="10"/>
          <w:w w:val="95"/>
        </w:rPr>
        <w:t xml:space="preserve"> </w:t>
      </w:r>
      <w:r>
        <w:rPr>
          <w:w w:val="95"/>
        </w:rPr>
        <w:t>1,</w:t>
      </w:r>
      <w:r>
        <w:rPr>
          <w:spacing w:val="11"/>
          <w:w w:val="95"/>
        </w:rPr>
        <w:t xml:space="preserve"> </w:t>
      </w:r>
      <w:r>
        <w:rPr>
          <w:w w:val="95"/>
        </w:rPr>
        <w:t>tandis</w:t>
      </w:r>
      <w:r>
        <w:rPr>
          <w:spacing w:val="11"/>
          <w:w w:val="95"/>
        </w:rPr>
        <w:t xml:space="preserve"> </w:t>
      </w:r>
      <w:r>
        <w:rPr>
          <w:w w:val="95"/>
        </w:rPr>
        <w:t>que</w:t>
      </w:r>
      <w:r>
        <w:rPr>
          <w:spacing w:val="10"/>
          <w:w w:val="95"/>
        </w:rPr>
        <w:t xml:space="preserve"> </w:t>
      </w:r>
      <w:r>
        <w:rPr>
          <w:w w:val="95"/>
        </w:rPr>
        <w:t>celle</w:t>
      </w:r>
      <w:r>
        <w:rPr>
          <w:spacing w:val="12"/>
          <w:w w:val="95"/>
        </w:rPr>
        <w:t xml:space="preserve"> </w:t>
      </w:r>
      <w:r>
        <w:rPr>
          <w:w w:val="95"/>
        </w:rPr>
        <w:t>obtenue</w:t>
      </w:r>
      <w:r>
        <w:rPr>
          <w:spacing w:val="11"/>
          <w:w w:val="95"/>
        </w:rPr>
        <w:t xml:space="preserve"> </w:t>
      </w:r>
      <w:r w:rsidR="00E806FA">
        <w:rPr>
          <w:spacing w:val="11"/>
          <w:w w:val="95"/>
        </w:rPr>
        <w:t>avec la</w:t>
      </w:r>
      <w:r>
        <w:rPr>
          <w:spacing w:val="10"/>
          <w:w w:val="95"/>
        </w:rPr>
        <w:t xml:space="preserve"> </w:t>
      </w:r>
      <w:r>
        <w:rPr>
          <w:w w:val="95"/>
        </w:rPr>
        <w:t>vitamine</w:t>
      </w:r>
      <w:r>
        <w:rPr>
          <w:spacing w:val="1"/>
          <w:w w:val="95"/>
        </w:rPr>
        <w:t xml:space="preserve"> </w:t>
      </w:r>
      <w:r>
        <w:t>D</w:t>
      </w:r>
      <w:r>
        <w:rPr>
          <w:vertAlign w:val="subscript"/>
        </w:rPr>
        <w:t>3</w:t>
      </w:r>
      <w:r>
        <w:rPr>
          <w:spacing w:val="8"/>
        </w:rPr>
        <w:t xml:space="preserve"> </w:t>
      </w:r>
      <w:r>
        <w:t>continue</w:t>
      </w:r>
      <w:r>
        <w:rPr>
          <w:spacing w:val="-2"/>
        </w:rPr>
        <w:t xml:space="preserve"> </w:t>
      </w:r>
      <w:r>
        <w:t>de</w:t>
      </w:r>
      <w:r>
        <w:rPr>
          <w:spacing w:val="-1"/>
        </w:rPr>
        <w:t xml:space="preserve"> </w:t>
      </w:r>
      <w:r>
        <w:t>croître</w:t>
      </w:r>
      <w:r>
        <w:rPr>
          <w:spacing w:val="-1"/>
        </w:rPr>
        <w:t xml:space="preserve"> </w:t>
      </w:r>
      <w:r>
        <w:t>(Armas</w:t>
      </w:r>
      <w:r w:rsidR="00C221F1">
        <w:t xml:space="preserve"> et al</w:t>
      </w:r>
      <w:r>
        <w:rPr>
          <w:spacing w:val="-1"/>
        </w:rPr>
        <w:t xml:space="preserve"> </w:t>
      </w:r>
      <w:hyperlink w:anchor="_bookmark56" w:history="1">
        <w:r>
          <w:t>2004</w:t>
        </w:r>
      </w:hyperlink>
      <w:r>
        <w:t>).</w:t>
      </w:r>
    </w:p>
    <w:p w14:paraId="57F13EB5" w14:textId="0762FFF2" w:rsidR="00E806FA" w:rsidRDefault="00E806FA" w:rsidP="00E806FA">
      <w:pPr>
        <w:pStyle w:val="BodyText"/>
        <w:spacing w:before="159" w:line="386" w:lineRule="auto"/>
        <w:ind w:left="117" w:firstLine="218"/>
        <w:jc w:val="both"/>
      </w:pPr>
    </w:p>
    <w:p w14:paraId="7C01A7F3" w14:textId="1BD099BF" w:rsidR="00E806FA" w:rsidRDefault="00E806FA" w:rsidP="00E806FA">
      <w:pPr>
        <w:pStyle w:val="BodyText"/>
        <w:spacing w:before="159" w:line="386" w:lineRule="auto"/>
        <w:ind w:left="117" w:firstLine="218"/>
        <w:jc w:val="both"/>
      </w:pPr>
    </w:p>
    <w:p w14:paraId="2CA6F966" w14:textId="7502758A" w:rsidR="00E806FA" w:rsidRDefault="00E806FA" w:rsidP="00E806FA">
      <w:pPr>
        <w:pStyle w:val="BodyText"/>
        <w:spacing w:before="159" w:line="386" w:lineRule="auto"/>
        <w:ind w:left="117" w:firstLine="218"/>
        <w:jc w:val="both"/>
      </w:pPr>
    </w:p>
    <w:p w14:paraId="1319AF7D" w14:textId="77777777" w:rsidR="00E806FA" w:rsidRDefault="00E806FA">
      <w:pPr>
        <w:spacing w:before="124" w:line="249" w:lineRule="auto"/>
        <w:ind w:left="1224" w:hanging="1108"/>
        <w:rPr>
          <w:b/>
          <w:sz w:val="20"/>
        </w:rPr>
      </w:pPr>
      <w:bookmarkStart w:id="34" w:name="_bookmark18"/>
      <w:bookmarkEnd w:id="34"/>
      <w:r>
        <w:rPr>
          <w:noProof/>
        </w:rPr>
        <w:lastRenderedPageBreak/>
        <w:drawing>
          <wp:inline distT="0" distB="0" distL="0" distR="0" wp14:anchorId="6D651F98" wp14:editId="5D8B42D6">
            <wp:extent cx="4266000" cy="3830400"/>
            <wp:effectExtent l="0" t="0" r="127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6000" cy="3830400"/>
                    </a:xfrm>
                    <a:prstGeom prst="rect">
                      <a:avLst/>
                    </a:prstGeom>
                  </pic:spPr>
                </pic:pic>
              </a:graphicData>
            </a:graphic>
          </wp:inline>
        </w:drawing>
      </w:r>
    </w:p>
    <w:p w14:paraId="43C55B75" w14:textId="77777777" w:rsidR="00E806FA" w:rsidRDefault="00E806FA">
      <w:pPr>
        <w:spacing w:before="124" w:line="249" w:lineRule="auto"/>
        <w:ind w:left="1224" w:hanging="1108"/>
        <w:rPr>
          <w:b/>
          <w:sz w:val="20"/>
        </w:rPr>
      </w:pPr>
    </w:p>
    <w:p w14:paraId="358BC2A3" w14:textId="03ED0AC4" w:rsidR="002C0AF8" w:rsidRDefault="003E36B0">
      <w:pPr>
        <w:spacing w:before="124" w:line="249" w:lineRule="auto"/>
        <w:ind w:left="1224" w:hanging="1108"/>
        <w:rPr>
          <w:sz w:val="20"/>
        </w:rPr>
      </w:pPr>
      <w:r>
        <w:rPr>
          <w:b/>
          <w:sz w:val="20"/>
        </w:rPr>
        <w:t>F</w:t>
      </w:r>
      <w:r>
        <w:rPr>
          <w:b/>
          <w:smallCaps/>
          <w:sz w:val="20"/>
        </w:rPr>
        <w:t>i</w:t>
      </w:r>
      <w:r w:rsidR="00E806FA">
        <w:rPr>
          <w:b/>
          <w:smallCaps/>
          <w:sz w:val="20"/>
        </w:rPr>
        <w:t>g</w:t>
      </w:r>
      <w:r>
        <w:rPr>
          <w:b/>
          <w:smallCaps/>
          <w:sz w:val="20"/>
        </w:rPr>
        <w:t>ure</w:t>
      </w:r>
      <w:r>
        <w:rPr>
          <w:b/>
          <w:spacing w:val="-5"/>
          <w:sz w:val="20"/>
        </w:rPr>
        <w:t xml:space="preserve"> </w:t>
      </w:r>
      <w:r>
        <w:rPr>
          <w:b/>
          <w:sz w:val="20"/>
        </w:rPr>
        <w:t>5</w:t>
      </w:r>
      <w:r>
        <w:rPr>
          <w:b/>
          <w:spacing w:val="-5"/>
          <w:sz w:val="20"/>
        </w:rPr>
        <w:t xml:space="preserve"> </w:t>
      </w:r>
      <w:r>
        <w:rPr>
          <w:b/>
          <w:sz w:val="20"/>
        </w:rPr>
        <w:t>–</w:t>
      </w:r>
      <w:r>
        <w:rPr>
          <w:b/>
          <w:spacing w:val="-5"/>
          <w:sz w:val="20"/>
        </w:rPr>
        <w:t xml:space="preserve"> </w:t>
      </w:r>
      <w:r>
        <w:rPr>
          <w:sz w:val="20"/>
        </w:rPr>
        <w:t>Evolution</w:t>
      </w:r>
      <w:r>
        <w:rPr>
          <w:spacing w:val="12"/>
          <w:sz w:val="20"/>
        </w:rPr>
        <w:t xml:space="preserve"> </w:t>
      </w:r>
      <w:r>
        <w:rPr>
          <w:sz w:val="20"/>
        </w:rPr>
        <w:t>de</w:t>
      </w:r>
      <w:r>
        <w:rPr>
          <w:spacing w:val="13"/>
          <w:sz w:val="20"/>
        </w:rPr>
        <w:t xml:space="preserve"> </w:t>
      </w:r>
      <w:r>
        <w:rPr>
          <w:sz w:val="20"/>
        </w:rPr>
        <w:t>la</w:t>
      </w:r>
      <w:r>
        <w:rPr>
          <w:spacing w:val="12"/>
          <w:sz w:val="20"/>
        </w:rPr>
        <w:t xml:space="preserve"> </w:t>
      </w:r>
      <w:r>
        <w:rPr>
          <w:sz w:val="20"/>
        </w:rPr>
        <w:t>concentration</w:t>
      </w:r>
      <w:r>
        <w:rPr>
          <w:spacing w:val="13"/>
          <w:sz w:val="20"/>
        </w:rPr>
        <w:t xml:space="preserve"> </w:t>
      </w:r>
      <w:r w:rsidR="00E806FA">
        <w:rPr>
          <w:sz w:val="20"/>
        </w:rPr>
        <w:t>plasmatique de</w:t>
      </w:r>
      <w:r>
        <w:rPr>
          <w:spacing w:val="12"/>
          <w:sz w:val="20"/>
        </w:rPr>
        <w:t xml:space="preserve"> </w:t>
      </w:r>
      <w:r>
        <w:rPr>
          <w:sz w:val="20"/>
        </w:rPr>
        <w:t>25(OH)D</w:t>
      </w:r>
      <w:r>
        <w:rPr>
          <w:spacing w:val="13"/>
          <w:sz w:val="20"/>
        </w:rPr>
        <w:t xml:space="preserve"> </w:t>
      </w:r>
      <w:r>
        <w:rPr>
          <w:sz w:val="20"/>
        </w:rPr>
        <w:t>après</w:t>
      </w:r>
      <w:r>
        <w:rPr>
          <w:spacing w:val="12"/>
          <w:sz w:val="20"/>
        </w:rPr>
        <w:t xml:space="preserve"> </w:t>
      </w:r>
      <w:r>
        <w:rPr>
          <w:sz w:val="20"/>
        </w:rPr>
        <w:t>administration</w:t>
      </w:r>
      <w:r>
        <w:rPr>
          <w:spacing w:val="13"/>
          <w:sz w:val="20"/>
        </w:rPr>
        <w:t xml:space="preserve"> </w:t>
      </w:r>
      <w:r>
        <w:rPr>
          <w:sz w:val="20"/>
        </w:rPr>
        <w:t>d’une</w:t>
      </w:r>
      <w:r>
        <w:rPr>
          <w:spacing w:val="12"/>
          <w:sz w:val="20"/>
        </w:rPr>
        <w:t xml:space="preserve"> </w:t>
      </w:r>
      <w:r>
        <w:rPr>
          <w:sz w:val="20"/>
        </w:rPr>
        <w:t>dose</w:t>
      </w:r>
      <w:r>
        <w:rPr>
          <w:spacing w:val="13"/>
          <w:sz w:val="20"/>
        </w:rPr>
        <w:t xml:space="preserve"> </w:t>
      </w:r>
      <w:r>
        <w:rPr>
          <w:sz w:val="20"/>
        </w:rPr>
        <w:t>de</w:t>
      </w:r>
      <w:r>
        <w:rPr>
          <w:spacing w:val="12"/>
          <w:sz w:val="20"/>
        </w:rPr>
        <w:t xml:space="preserve"> </w:t>
      </w:r>
      <w:r>
        <w:rPr>
          <w:sz w:val="20"/>
        </w:rPr>
        <w:t>50</w:t>
      </w:r>
      <w:r w:rsidR="00E806FA">
        <w:rPr>
          <w:sz w:val="20"/>
        </w:rPr>
        <w:t> </w:t>
      </w:r>
      <w:r>
        <w:rPr>
          <w:sz w:val="20"/>
        </w:rPr>
        <w:t>000</w:t>
      </w:r>
      <w:r>
        <w:rPr>
          <w:spacing w:val="12"/>
          <w:sz w:val="20"/>
        </w:rPr>
        <w:t xml:space="preserve"> </w:t>
      </w:r>
      <w:r>
        <w:rPr>
          <w:sz w:val="20"/>
        </w:rPr>
        <w:t>UI</w:t>
      </w:r>
      <w:r>
        <w:rPr>
          <w:spacing w:val="13"/>
          <w:sz w:val="20"/>
        </w:rPr>
        <w:t xml:space="preserve"> </w:t>
      </w:r>
      <w:r w:rsidR="00E806FA">
        <w:rPr>
          <w:spacing w:val="13"/>
          <w:sz w:val="20"/>
        </w:rPr>
        <w:t xml:space="preserve">de vitamine </w:t>
      </w:r>
      <w:r>
        <w:rPr>
          <w:sz w:val="20"/>
        </w:rPr>
        <w:t>D</w:t>
      </w:r>
      <w:r>
        <w:rPr>
          <w:sz w:val="20"/>
          <w:vertAlign w:val="subscript"/>
        </w:rPr>
        <w:t>2</w:t>
      </w:r>
      <w:r>
        <w:rPr>
          <w:spacing w:val="9"/>
          <w:sz w:val="20"/>
        </w:rPr>
        <w:t xml:space="preserve"> </w:t>
      </w:r>
      <w:r>
        <w:rPr>
          <w:sz w:val="20"/>
        </w:rPr>
        <w:t>ou</w:t>
      </w:r>
      <w:r>
        <w:rPr>
          <w:spacing w:val="-2"/>
          <w:sz w:val="20"/>
        </w:rPr>
        <w:t xml:space="preserve"> </w:t>
      </w:r>
      <w:r>
        <w:rPr>
          <w:sz w:val="20"/>
        </w:rPr>
        <w:t>D</w:t>
      </w:r>
      <w:r>
        <w:rPr>
          <w:sz w:val="20"/>
          <w:vertAlign w:val="subscript"/>
        </w:rPr>
        <w:t>3</w:t>
      </w:r>
      <w:r>
        <w:rPr>
          <w:spacing w:val="9"/>
          <w:sz w:val="20"/>
        </w:rPr>
        <w:t xml:space="preserve"> </w:t>
      </w:r>
      <w:r>
        <w:rPr>
          <w:sz w:val="20"/>
        </w:rPr>
        <w:t>chez</w:t>
      </w:r>
      <w:r>
        <w:rPr>
          <w:spacing w:val="-2"/>
          <w:sz w:val="20"/>
        </w:rPr>
        <w:t xml:space="preserve"> </w:t>
      </w:r>
      <w:r>
        <w:rPr>
          <w:sz w:val="20"/>
        </w:rPr>
        <w:t>10</w:t>
      </w:r>
      <w:r>
        <w:rPr>
          <w:spacing w:val="-1"/>
          <w:sz w:val="20"/>
        </w:rPr>
        <w:t xml:space="preserve"> </w:t>
      </w:r>
      <w:r>
        <w:rPr>
          <w:sz w:val="20"/>
        </w:rPr>
        <w:t>patients.</w:t>
      </w:r>
      <w:r>
        <w:rPr>
          <w:spacing w:val="-1"/>
          <w:sz w:val="20"/>
        </w:rPr>
        <w:t xml:space="preserve"> </w:t>
      </w:r>
      <w:r>
        <w:rPr>
          <w:sz w:val="20"/>
        </w:rPr>
        <w:t>Armas,</w:t>
      </w:r>
      <w:r>
        <w:rPr>
          <w:spacing w:val="-2"/>
          <w:sz w:val="20"/>
        </w:rPr>
        <w:t xml:space="preserve"> </w:t>
      </w:r>
      <w:r>
        <w:rPr>
          <w:sz w:val="20"/>
        </w:rPr>
        <w:t>Hollis</w:t>
      </w:r>
      <w:r>
        <w:rPr>
          <w:spacing w:val="-1"/>
          <w:sz w:val="20"/>
        </w:rPr>
        <w:t xml:space="preserve"> </w:t>
      </w:r>
      <w:r>
        <w:rPr>
          <w:sz w:val="20"/>
        </w:rPr>
        <w:t>et</w:t>
      </w:r>
      <w:r>
        <w:rPr>
          <w:spacing w:val="-2"/>
          <w:sz w:val="20"/>
        </w:rPr>
        <w:t xml:space="preserve"> </w:t>
      </w:r>
      <w:proofErr w:type="spellStart"/>
      <w:r>
        <w:rPr>
          <w:sz w:val="20"/>
        </w:rPr>
        <w:t>Heaney</w:t>
      </w:r>
      <w:proofErr w:type="spellEnd"/>
      <w:r>
        <w:rPr>
          <w:spacing w:val="-1"/>
          <w:sz w:val="20"/>
        </w:rPr>
        <w:t xml:space="preserve"> </w:t>
      </w:r>
      <w:r>
        <w:rPr>
          <w:sz w:val="20"/>
        </w:rPr>
        <w:t>(</w:t>
      </w:r>
      <w:hyperlink w:anchor="_bookmark56" w:history="1">
        <w:r>
          <w:rPr>
            <w:sz w:val="20"/>
          </w:rPr>
          <w:t>2004</w:t>
        </w:r>
      </w:hyperlink>
      <w:r>
        <w:rPr>
          <w:sz w:val="20"/>
        </w:rPr>
        <w:t>)</w:t>
      </w:r>
    </w:p>
    <w:p w14:paraId="4DB6A688" w14:textId="77777777" w:rsidR="002C0AF8" w:rsidRDefault="002C0AF8">
      <w:pPr>
        <w:pStyle w:val="BodyText"/>
        <w:spacing w:before="10"/>
        <w:rPr>
          <w:sz w:val="34"/>
        </w:rPr>
      </w:pPr>
    </w:p>
    <w:p w14:paraId="731F8C8A" w14:textId="09D48934" w:rsidR="002C0AF8" w:rsidRDefault="0076590F">
      <w:pPr>
        <w:pStyle w:val="BodyText"/>
        <w:spacing w:line="386" w:lineRule="auto"/>
        <w:ind w:left="117" w:right="162" w:firstLine="218"/>
        <w:jc w:val="both"/>
      </w:pPr>
      <w:r>
        <w:rPr>
          <w:w w:val="95"/>
        </w:rPr>
        <w:t xml:space="preserve">De façon similaire, </w:t>
      </w:r>
      <w:proofErr w:type="spellStart"/>
      <w:r>
        <w:t>Trang</w:t>
      </w:r>
      <w:proofErr w:type="spellEnd"/>
      <w:r>
        <w:rPr>
          <w:spacing w:val="-6"/>
        </w:rPr>
        <w:t xml:space="preserve"> </w:t>
      </w:r>
      <w:r>
        <w:t>et</w:t>
      </w:r>
      <w:r>
        <w:rPr>
          <w:spacing w:val="-5"/>
        </w:rPr>
        <w:t xml:space="preserve"> </w:t>
      </w:r>
      <w:r>
        <w:t>al.</w:t>
      </w:r>
      <w:r>
        <w:rPr>
          <w:spacing w:val="-6"/>
        </w:rPr>
        <w:t xml:space="preserve"> </w:t>
      </w:r>
      <w:r>
        <w:t>(</w:t>
      </w:r>
      <w:hyperlink w:anchor="_bookmark96" w:history="1">
        <w:r>
          <w:t>1998</w:t>
        </w:r>
      </w:hyperlink>
      <w:r>
        <w:t>)</w:t>
      </w:r>
      <w:r>
        <w:rPr>
          <w:spacing w:val="-5"/>
        </w:rPr>
        <w:t xml:space="preserve"> </w:t>
      </w:r>
      <w:r>
        <w:t>lors</w:t>
      </w:r>
      <w:r>
        <w:rPr>
          <w:spacing w:val="-6"/>
        </w:rPr>
        <w:t xml:space="preserve"> </w:t>
      </w:r>
      <w:r>
        <w:t>d’une</w:t>
      </w:r>
      <w:r>
        <w:rPr>
          <w:spacing w:val="-5"/>
        </w:rPr>
        <w:t xml:space="preserve"> </w:t>
      </w:r>
      <w:r>
        <w:t>comparaison</w:t>
      </w:r>
      <w:r>
        <w:rPr>
          <w:spacing w:val="-53"/>
        </w:rPr>
        <w:t xml:space="preserve"> </w:t>
      </w:r>
      <w:r>
        <w:t>avec une dose unique de 4000 UI</w:t>
      </w:r>
      <w:r>
        <w:rPr>
          <w:w w:val="95"/>
        </w:rPr>
        <w:t xml:space="preserve"> montrent que la vitamine D</w:t>
      </w:r>
      <w:r>
        <w:rPr>
          <w:w w:val="95"/>
          <w:vertAlign w:val="subscript"/>
        </w:rPr>
        <w:t>3</w:t>
      </w:r>
      <w:r>
        <w:rPr>
          <w:w w:val="95"/>
        </w:rPr>
        <w:t xml:space="preserve"> est capable d’augmenter la concentration en 25(OH)</w:t>
      </w:r>
      <w:proofErr w:type="spellStart"/>
      <w:r>
        <w:rPr>
          <w:w w:val="95"/>
        </w:rPr>
        <w:t>D environ</w:t>
      </w:r>
      <w:proofErr w:type="spellEnd"/>
      <w:r>
        <w:rPr>
          <w:spacing w:val="1"/>
          <w:w w:val="95"/>
        </w:rPr>
        <w:t xml:space="preserve"> </w:t>
      </w:r>
      <w:r>
        <w:t>deux</w:t>
      </w:r>
      <w:r>
        <w:rPr>
          <w:spacing w:val="-6"/>
        </w:rPr>
        <w:t xml:space="preserve"> </w:t>
      </w:r>
      <w:r>
        <w:t>fois</w:t>
      </w:r>
      <w:r>
        <w:rPr>
          <w:spacing w:val="-5"/>
        </w:rPr>
        <w:t xml:space="preserve"> </w:t>
      </w:r>
      <w:r>
        <w:t>plus</w:t>
      </w:r>
      <w:r>
        <w:rPr>
          <w:spacing w:val="-6"/>
        </w:rPr>
        <w:t xml:space="preserve"> </w:t>
      </w:r>
      <w:r>
        <w:t>qu</w:t>
      </w:r>
      <w:r w:rsidR="00E806FA">
        <w:t>e</w:t>
      </w:r>
      <w:r>
        <w:rPr>
          <w:spacing w:val="-5"/>
        </w:rPr>
        <w:t xml:space="preserve"> </w:t>
      </w:r>
      <w:r>
        <w:t>la</w:t>
      </w:r>
      <w:r>
        <w:rPr>
          <w:spacing w:val="-6"/>
        </w:rPr>
        <w:t xml:space="preserve"> </w:t>
      </w:r>
      <w:r>
        <w:t>vitamine</w:t>
      </w:r>
      <w:r>
        <w:rPr>
          <w:spacing w:val="-5"/>
        </w:rPr>
        <w:t xml:space="preserve"> </w:t>
      </w:r>
      <w:r>
        <w:t>D</w:t>
      </w:r>
      <w:r>
        <w:rPr>
          <w:vertAlign w:val="subscript"/>
        </w:rPr>
        <w:t>2</w:t>
      </w:r>
      <w:r>
        <w:t>. De même, une comparaison de l’aire sous la courbe entre les deux formes</w:t>
      </w:r>
      <w:r>
        <w:rPr>
          <w:spacing w:val="1"/>
        </w:rPr>
        <w:t xml:space="preserve"> </w:t>
      </w:r>
      <w:r>
        <w:t>montre</w:t>
      </w:r>
      <w:r>
        <w:rPr>
          <w:spacing w:val="-4"/>
        </w:rPr>
        <w:t xml:space="preserve"> </w:t>
      </w:r>
      <w:r>
        <w:t>un</w:t>
      </w:r>
      <w:r>
        <w:rPr>
          <w:spacing w:val="-4"/>
        </w:rPr>
        <w:t xml:space="preserve"> </w:t>
      </w:r>
      <w:r w:rsidR="00E806FA">
        <w:t>effet</w:t>
      </w:r>
      <w:r>
        <w:rPr>
          <w:spacing w:val="-4"/>
        </w:rPr>
        <w:t xml:space="preserve"> </w:t>
      </w:r>
      <w:r>
        <w:t>3</w:t>
      </w:r>
      <w:r>
        <w:rPr>
          <w:spacing w:val="-3"/>
        </w:rPr>
        <w:t xml:space="preserve"> </w:t>
      </w:r>
      <w:r>
        <w:t>fois</w:t>
      </w:r>
      <w:r>
        <w:rPr>
          <w:spacing w:val="-4"/>
        </w:rPr>
        <w:t xml:space="preserve"> </w:t>
      </w:r>
      <w:r>
        <w:t>plus</w:t>
      </w:r>
      <w:r>
        <w:rPr>
          <w:spacing w:val="-4"/>
        </w:rPr>
        <w:t xml:space="preserve"> </w:t>
      </w:r>
      <w:r>
        <w:t>important</w:t>
      </w:r>
      <w:r>
        <w:rPr>
          <w:spacing w:val="-3"/>
        </w:rPr>
        <w:t xml:space="preserve"> </w:t>
      </w:r>
      <w:r w:rsidR="00E806FA">
        <w:t>avec</w:t>
      </w:r>
      <w:r>
        <w:rPr>
          <w:spacing w:val="-4"/>
        </w:rPr>
        <w:t xml:space="preserve"> </w:t>
      </w:r>
      <w:r>
        <w:t>la</w:t>
      </w:r>
      <w:r>
        <w:rPr>
          <w:spacing w:val="-4"/>
        </w:rPr>
        <w:t xml:space="preserve"> </w:t>
      </w:r>
      <w:r>
        <w:t>vitamine</w:t>
      </w:r>
      <w:r>
        <w:rPr>
          <w:spacing w:val="-4"/>
        </w:rPr>
        <w:t xml:space="preserve"> </w:t>
      </w:r>
      <w:r>
        <w:t>D</w:t>
      </w:r>
      <w:r>
        <w:rPr>
          <w:vertAlign w:val="subscript"/>
        </w:rPr>
        <w:t>3</w:t>
      </w:r>
      <w:r>
        <w:rPr>
          <w:spacing w:val="6"/>
        </w:rPr>
        <w:t xml:space="preserve"> </w:t>
      </w:r>
      <w:r>
        <w:t>(Armas</w:t>
      </w:r>
      <w:r w:rsidR="00C221F1">
        <w:t xml:space="preserve"> et al</w:t>
      </w:r>
      <w:r>
        <w:rPr>
          <w:spacing w:val="-3"/>
        </w:rPr>
        <w:t xml:space="preserve"> </w:t>
      </w:r>
      <w:hyperlink w:anchor="_bookmark56" w:history="1">
        <w:r>
          <w:t>2004</w:t>
        </w:r>
      </w:hyperlink>
      <w:r>
        <w:t>).</w:t>
      </w:r>
    </w:p>
    <w:p w14:paraId="5D14AA7E" w14:textId="32D3BD29" w:rsidR="002C0AF8" w:rsidRDefault="003E36B0" w:rsidP="0076590F">
      <w:pPr>
        <w:pStyle w:val="BodyText"/>
        <w:spacing w:line="386" w:lineRule="auto"/>
        <w:ind w:left="117" w:right="127" w:firstLine="218"/>
        <w:jc w:val="both"/>
        <w:rPr>
          <w:sz w:val="27"/>
        </w:rPr>
      </w:pPr>
      <w:r>
        <w:t>L’ergocalciférol continue d’être encore utilisée en tant que supplément aux Etats-</w:t>
      </w:r>
      <w:r>
        <w:rPr>
          <w:spacing w:val="1"/>
        </w:rPr>
        <w:t xml:space="preserve"> </w:t>
      </w:r>
      <w:r>
        <w:t xml:space="preserve">Unis (Houghton et </w:t>
      </w:r>
      <w:proofErr w:type="spellStart"/>
      <w:r>
        <w:t>Vieth</w:t>
      </w:r>
      <w:proofErr w:type="spellEnd"/>
      <w:r>
        <w:t xml:space="preserve"> </w:t>
      </w:r>
      <w:hyperlink w:anchor="_bookmark83" w:history="1">
        <w:r>
          <w:t>2006</w:t>
        </w:r>
      </w:hyperlink>
      <w:r>
        <w:t>). Cependant, cette forme de traitement reste moins efficace voire est</w:t>
      </w:r>
      <w:r>
        <w:rPr>
          <w:spacing w:val="-52"/>
        </w:rPr>
        <w:t xml:space="preserve"> </w:t>
      </w:r>
      <w:r>
        <w:rPr>
          <w:w w:val="95"/>
        </w:rPr>
        <w:t>insuffisante pour corriger les déficiences en vitamine D comparé au cholécalciférol, comme le montre</w:t>
      </w:r>
      <w:r w:rsidR="0076590F">
        <w:rPr>
          <w:w w:val="95"/>
        </w:rPr>
        <w:t>nt</w:t>
      </w:r>
      <w:r>
        <w:rPr>
          <w:spacing w:val="1"/>
          <w:w w:val="95"/>
        </w:rPr>
        <w:t xml:space="preserve"> </w:t>
      </w:r>
      <w:r>
        <w:t>certains</w:t>
      </w:r>
      <w:r>
        <w:rPr>
          <w:spacing w:val="-2"/>
        </w:rPr>
        <w:t xml:space="preserve"> </w:t>
      </w:r>
      <w:r>
        <w:t>essais</w:t>
      </w:r>
      <w:r>
        <w:rPr>
          <w:spacing w:val="-1"/>
        </w:rPr>
        <w:t xml:space="preserve"> </w:t>
      </w:r>
      <w:r>
        <w:t>cliniques</w:t>
      </w:r>
      <w:r>
        <w:rPr>
          <w:spacing w:val="-1"/>
        </w:rPr>
        <w:t xml:space="preserve"> </w:t>
      </w:r>
      <w:r>
        <w:t>(Boyle</w:t>
      </w:r>
      <w:r>
        <w:rPr>
          <w:spacing w:val="-2"/>
        </w:rPr>
        <w:t xml:space="preserve"> </w:t>
      </w:r>
      <w:r>
        <w:t>et</w:t>
      </w:r>
      <w:r>
        <w:rPr>
          <w:spacing w:val="-1"/>
        </w:rPr>
        <w:t xml:space="preserve"> </w:t>
      </w:r>
      <w:r>
        <w:t>al.</w:t>
      </w:r>
      <w:r>
        <w:rPr>
          <w:spacing w:val="-2"/>
        </w:rPr>
        <w:t xml:space="preserve"> </w:t>
      </w:r>
      <w:hyperlink w:anchor="_bookmark61" w:history="1">
        <w:r>
          <w:t>2005</w:t>
        </w:r>
      </w:hyperlink>
      <w:r>
        <w:t>).</w:t>
      </w:r>
    </w:p>
    <w:p w14:paraId="7CDD8C25" w14:textId="62D813DB" w:rsidR="002C0AF8" w:rsidRDefault="003E36B0">
      <w:pPr>
        <w:pStyle w:val="BodyText"/>
        <w:spacing w:before="89" w:line="386" w:lineRule="auto"/>
        <w:ind w:left="117" w:right="125" w:firstLine="218"/>
        <w:jc w:val="both"/>
      </w:pPr>
      <w:r>
        <w:t>Le cholécalciférol étant une forme de vitamine D possédant une meilleure capacité à augmenter</w:t>
      </w:r>
      <w:r>
        <w:rPr>
          <w:spacing w:val="1"/>
        </w:rPr>
        <w:t xml:space="preserve"> </w:t>
      </w:r>
      <w:r>
        <w:t>la</w:t>
      </w:r>
      <w:r>
        <w:rPr>
          <w:spacing w:val="-2"/>
        </w:rPr>
        <w:t xml:space="preserve"> </w:t>
      </w:r>
      <w:r>
        <w:t>concentration</w:t>
      </w:r>
      <w:r>
        <w:rPr>
          <w:spacing w:val="-2"/>
        </w:rPr>
        <w:t xml:space="preserve"> </w:t>
      </w:r>
      <w:r>
        <w:t>de</w:t>
      </w:r>
      <w:r>
        <w:rPr>
          <w:spacing w:val="-2"/>
        </w:rPr>
        <w:t xml:space="preserve"> </w:t>
      </w:r>
      <w:r>
        <w:t>vitamine</w:t>
      </w:r>
      <w:r>
        <w:rPr>
          <w:spacing w:val="-1"/>
        </w:rPr>
        <w:t xml:space="preserve"> </w:t>
      </w:r>
      <w:r>
        <w:t>D</w:t>
      </w:r>
      <w:r>
        <w:rPr>
          <w:spacing w:val="-2"/>
        </w:rPr>
        <w:t xml:space="preserve"> </w:t>
      </w:r>
      <w:r w:rsidR="0076590F">
        <w:t>à</w:t>
      </w:r>
      <w:r>
        <w:rPr>
          <w:spacing w:val="-2"/>
        </w:rPr>
        <w:t xml:space="preserve"> </w:t>
      </w:r>
      <w:r>
        <w:t>long</w:t>
      </w:r>
      <w:r>
        <w:rPr>
          <w:spacing w:val="-2"/>
        </w:rPr>
        <w:t xml:space="preserve"> </w:t>
      </w:r>
      <w:r>
        <w:t>terme,</w:t>
      </w:r>
      <w:r>
        <w:rPr>
          <w:spacing w:val="-1"/>
        </w:rPr>
        <w:t xml:space="preserve"> </w:t>
      </w:r>
      <w:r>
        <w:t>elle</w:t>
      </w:r>
      <w:r>
        <w:rPr>
          <w:spacing w:val="-2"/>
        </w:rPr>
        <w:t xml:space="preserve"> </w:t>
      </w:r>
      <w:r>
        <w:t>devrait</w:t>
      </w:r>
      <w:r>
        <w:rPr>
          <w:spacing w:val="-2"/>
        </w:rPr>
        <w:t xml:space="preserve"> </w:t>
      </w:r>
      <w:r>
        <w:t>être</w:t>
      </w:r>
      <w:r>
        <w:rPr>
          <w:spacing w:val="-2"/>
        </w:rPr>
        <w:t xml:space="preserve"> </w:t>
      </w:r>
      <w:r>
        <w:t>privilégiée</w:t>
      </w:r>
      <w:r>
        <w:rPr>
          <w:spacing w:val="-1"/>
        </w:rPr>
        <w:t xml:space="preserve"> </w:t>
      </w:r>
      <w:r>
        <w:t>lors</w:t>
      </w:r>
      <w:r>
        <w:rPr>
          <w:spacing w:val="-2"/>
        </w:rPr>
        <w:t xml:space="preserve"> </w:t>
      </w:r>
      <w:r>
        <w:t>de</w:t>
      </w:r>
      <w:r>
        <w:rPr>
          <w:spacing w:val="-2"/>
        </w:rPr>
        <w:t xml:space="preserve"> </w:t>
      </w:r>
      <w:r>
        <w:t>supplémentations.</w:t>
      </w:r>
      <w:r>
        <w:rPr>
          <w:spacing w:val="-52"/>
        </w:rPr>
        <w:t xml:space="preserve"> </w:t>
      </w:r>
      <w:r>
        <w:t>Pour ces raisons, nous ne discuterons seulement que de la vitamine D</w:t>
      </w:r>
      <w:r>
        <w:rPr>
          <w:vertAlign w:val="subscript"/>
        </w:rPr>
        <w:t>3</w:t>
      </w:r>
      <w:r>
        <w:t xml:space="preserve"> lorsque nous examinerons</w:t>
      </w:r>
      <w:r>
        <w:rPr>
          <w:spacing w:val="1"/>
        </w:rPr>
        <w:t xml:space="preserve"> </w:t>
      </w:r>
      <w:r>
        <w:t>l’usage</w:t>
      </w:r>
      <w:r>
        <w:rPr>
          <w:spacing w:val="-2"/>
        </w:rPr>
        <w:t xml:space="preserve"> </w:t>
      </w:r>
      <w:r>
        <w:t>et</w:t>
      </w:r>
      <w:r>
        <w:rPr>
          <w:spacing w:val="-1"/>
        </w:rPr>
        <w:t xml:space="preserve"> </w:t>
      </w:r>
      <w:r>
        <w:t>le</w:t>
      </w:r>
      <w:r>
        <w:rPr>
          <w:spacing w:val="-2"/>
        </w:rPr>
        <w:t xml:space="preserve"> </w:t>
      </w:r>
      <w:r>
        <w:t>potentiel</w:t>
      </w:r>
      <w:r>
        <w:rPr>
          <w:spacing w:val="-1"/>
        </w:rPr>
        <w:t xml:space="preserve"> </w:t>
      </w:r>
      <w:r>
        <w:t>thérapeutique</w:t>
      </w:r>
      <w:r>
        <w:rPr>
          <w:spacing w:val="-2"/>
        </w:rPr>
        <w:t xml:space="preserve"> </w:t>
      </w:r>
      <w:r>
        <w:t>de</w:t>
      </w:r>
      <w:r>
        <w:rPr>
          <w:spacing w:val="-1"/>
        </w:rPr>
        <w:t xml:space="preserve"> </w:t>
      </w:r>
      <w:r>
        <w:t>la</w:t>
      </w:r>
      <w:r>
        <w:rPr>
          <w:spacing w:val="-2"/>
        </w:rPr>
        <w:t xml:space="preserve"> </w:t>
      </w:r>
      <w:r>
        <w:t>vitamine</w:t>
      </w:r>
      <w:r>
        <w:rPr>
          <w:spacing w:val="-1"/>
        </w:rPr>
        <w:t xml:space="preserve"> </w:t>
      </w:r>
      <w:r>
        <w:t>D.</w:t>
      </w:r>
    </w:p>
    <w:p w14:paraId="5A56689E" w14:textId="77777777" w:rsidR="002C0AF8" w:rsidRDefault="002C0AF8">
      <w:pPr>
        <w:pStyle w:val="BodyText"/>
        <w:spacing w:before="10"/>
        <w:rPr>
          <w:sz w:val="35"/>
        </w:rPr>
      </w:pPr>
    </w:p>
    <w:p w14:paraId="3FF854EF" w14:textId="77777777" w:rsidR="002C0AF8" w:rsidRDefault="003E36B0" w:rsidP="0076590F">
      <w:pPr>
        <w:pStyle w:val="ListParagraph"/>
        <w:keepNext/>
        <w:numPr>
          <w:ilvl w:val="1"/>
          <w:numId w:val="1"/>
        </w:numPr>
        <w:tabs>
          <w:tab w:val="left" w:pos="665"/>
        </w:tabs>
        <w:spacing w:before="1"/>
        <w:ind w:hanging="548"/>
        <w:rPr>
          <w:rFonts w:ascii="Arial" w:hAnsi="Arial"/>
          <w:b/>
          <w:sz w:val="28"/>
        </w:rPr>
      </w:pPr>
      <w:bookmarkStart w:id="35" w:name="Propriétés"/>
      <w:bookmarkStart w:id="36" w:name="_bookmark19"/>
      <w:bookmarkEnd w:id="35"/>
      <w:bookmarkEnd w:id="36"/>
      <w:r>
        <w:rPr>
          <w:rFonts w:ascii="Arial" w:hAnsi="Arial"/>
          <w:b/>
          <w:sz w:val="28"/>
        </w:rPr>
        <w:lastRenderedPageBreak/>
        <w:t>Propriétés</w:t>
      </w:r>
    </w:p>
    <w:p w14:paraId="34DF1F01" w14:textId="77777777" w:rsidR="002C0AF8" w:rsidRDefault="003E36B0" w:rsidP="0076590F">
      <w:pPr>
        <w:pStyle w:val="ListParagraph"/>
        <w:keepNext/>
        <w:numPr>
          <w:ilvl w:val="2"/>
          <w:numId w:val="1"/>
        </w:numPr>
        <w:tabs>
          <w:tab w:val="left" w:pos="778"/>
        </w:tabs>
        <w:spacing w:before="358"/>
        <w:rPr>
          <w:rFonts w:ascii="Arial" w:hAnsi="Arial"/>
          <w:b/>
          <w:sz w:val="24"/>
        </w:rPr>
      </w:pPr>
      <w:bookmarkStart w:id="37" w:name="Propriétés_classiques_osseuses"/>
      <w:bookmarkStart w:id="38" w:name="_bookmark20"/>
      <w:bookmarkEnd w:id="37"/>
      <w:bookmarkEnd w:id="38"/>
      <w:r>
        <w:rPr>
          <w:rFonts w:ascii="Arial" w:hAnsi="Arial"/>
          <w:b/>
          <w:w w:val="85"/>
          <w:sz w:val="24"/>
        </w:rPr>
        <w:t>Propriétés</w:t>
      </w:r>
      <w:r>
        <w:rPr>
          <w:rFonts w:ascii="Arial" w:hAnsi="Arial"/>
          <w:b/>
          <w:spacing w:val="67"/>
          <w:sz w:val="24"/>
        </w:rPr>
        <w:t xml:space="preserve"> </w:t>
      </w:r>
      <w:r>
        <w:rPr>
          <w:rFonts w:ascii="Arial" w:hAnsi="Arial"/>
          <w:b/>
          <w:w w:val="85"/>
          <w:sz w:val="24"/>
        </w:rPr>
        <w:t>classiques</w:t>
      </w:r>
      <w:r>
        <w:rPr>
          <w:rFonts w:ascii="Arial" w:hAnsi="Arial"/>
          <w:b/>
          <w:spacing w:val="69"/>
          <w:sz w:val="24"/>
        </w:rPr>
        <w:t xml:space="preserve"> </w:t>
      </w:r>
      <w:r>
        <w:rPr>
          <w:rFonts w:ascii="Arial" w:hAnsi="Arial"/>
          <w:b/>
          <w:w w:val="85"/>
          <w:sz w:val="24"/>
        </w:rPr>
        <w:t>osseuses</w:t>
      </w:r>
    </w:p>
    <w:p w14:paraId="6EB53C75" w14:textId="006ABC0A" w:rsidR="002C0AF8" w:rsidRDefault="003E36B0" w:rsidP="0076590F">
      <w:pPr>
        <w:pStyle w:val="BodyText"/>
        <w:keepNext/>
        <w:spacing w:before="297" w:line="386" w:lineRule="auto"/>
        <w:ind w:left="109" w:right="158" w:firstLine="226"/>
        <w:jc w:val="both"/>
      </w:pPr>
      <w:commentRangeStart w:id="39"/>
      <w:r>
        <w:t>La vitamine D a été identifiée pour la première fois comme un nutriment essentiel au début du</w:t>
      </w:r>
      <w:r>
        <w:rPr>
          <w:spacing w:val="1"/>
        </w:rPr>
        <w:t xml:space="preserve"> </w:t>
      </w:r>
      <w:r>
        <w:t>XXe</w:t>
      </w:r>
      <w:r>
        <w:rPr>
          <w:spacing w:val="-8"/>
        </w:rPr>
        <w:t xml:space="preserve"> </w:t>
      </w:r>
      <w:r>
        <w:t>siècle,</w:t>
      </w:r>
      <w:r>
        <w:rPr>
          <w:spacing w:val="-8"/>
        </w:rPr>
        <w:t xml:space="preserve"> </w:t>
      </w:r>
      <w:r>
        <w:t>lorsque</w:t>
      </w:r>
      <w:r>
        <w:rPr>
          <w:spacing w:val="-8"/>
        </w:rPr>
        <w:t xml:space="preserve"> </w:t>
      </w:r>
      <w:proofErr w:type="spellStart"/>
      <w:r>
        <w:t>Mellanby</w:t>
      </w:r>
      <w:proofErr w:type="spellEnd"/>
      <w:r>
        <w:rPr>
          <w:spacing w:val="-8"/>
        </w:rPr>
        <w:t xml:space="preserve"> </w:t>
      </w:r>
      <w:r>
        <w:t>propose</w:t>
      </w:r>
      <w:r>
        <w:rPr>
          <w:spacing w:val="-8"/>
        </w:rPr>
        <w:t xml:space="preserve"> </w:t>
      </w:r>
      <w:r>
        <w:t>en</w:t>
      </w:r>
      <w:r>
        <w:rPr>
          <w:spacing w:val="-7"/>
        </w:rPr>
        <w:t xml:space="preserve"> </w:t>
      </w:r>
      <w:r>
        <w:t>1921</w:t>
      </w:r>
      <w:r>
        <w:rPr>
          <w:spacing w:val="-8"/>
        </w:rPr>
        <w:t xml:space="preserve"> </w:t>
      </w:r>
      <w:r>
        <w:t>que</w:t>
      </w:r>
      <w:r>
        <w:rPr>
          <w:spacing w:val="-8"/>
        </w:rPr>
        <w:t xml:space="preserve"> </w:t>
      </w:r>
      <w:r>
        <w:t>l’huile</w:t>
      </w:r>
      <w:r>
        <w:rPr>
          <w:spacing w:val="-8"/>
        </w:rPr>
        <w:t xml:space="preserve"> </w:t>
      </w:r>
      <w:r>
        <w:t>de</w:t>
      </w:r>
      <w:r>
        <w:rPr>
          <w:spacing w:val="-8"/>
        </w:rPr>
        <w:t xml:space="preserve"> </w:t>
      </w:r>
      <w:r>
        <w:t>foie</w:t>
      </w:r>
      <w:r>
        <w:rPr>
          <w:spacing w:val="-8"/>
        </w:rPr>
        <w:t xml:space="preserve"> </w:t>
      </w:r>
      <w:r>
        <w:t>de</w:t>
      </w:r>
      <w:r>
        <w:rPr>
          <w:spacing w:val="-7"/>
        </w:rPr>
        <w:t xml:space="preserve"> </w:t>
      </w:r>
      <w:r>
        <w:t>morue</w:t>
      </w:r>
      <w:r>
        <w:rPr>
          <w:spacing w:val="-8"/>
        </w:rPr>
        <w:t xml:space="preserve"> </w:t>
      </w:r>
      <w:r>
        <w:t>pouvait</w:t>
      </w:r>
      <w:r>
        <w:rPr>
          <w:spacing w:val="-8"/>
        </w:rPr>
        <w:t xml:space="preserve"> </w:t>
      </w:r>
      <w:r>
        <w:t>prévenir</w:t>
      </w:r>
      <w:r>
        <w:rPr>
          <w:spacing w:val="-8"/>
        </w:rPr>
        <w:t xml:space="preserve"> </w:t>
      </w:r>
      <w:r>
        <w:t>les</w:t>
      </w:r>
      <w:r>
        <w:rPr>
          <w:spacing w:val="-8"/>
        </w:rPr>
        <w:t xml:space="preserve"> </w:t>
      </w:r>
      <w:r>
        <w:t>cas</w:t>
      </w:r>
      <w:r>
        <w:rPr>
          <w:spacing w:val="-52"/>
        </w:rPr>
        <w:t xml:space="preserve"> </w:t>
      </w:r>
      <w:r>
        <w:t>de rachitismes dont les causes étaient inexpliquées, le rachitisme étant une maladie caractérisée par</w:t>
      </w:r>
      <w:r>
        <w:rPr>
          <w:spacing w:val="-53"/>
        </w:rPr>
        <w:t xml:space="preserve"> </w:t>
      </w:r>
      <w:r>
        <w:t>le ramollissement et l’affaiblissement des os (</w:t>
      </w:r>
      <w:proofErr w:type="spellStart"/>
      <w:r>
        <w:t>Mavrotas</w:t>
      </w:r>
      <w:proofErr w:type="spellEnd"/>
      <w:r>
        <w:t xml:space="preserve"> </w:t>
      </w:r>
      <w:hyperlink w:anchor="_bookmark89" w:history="1">
        <w:r>
          <w:t>2021</w:t>
        </w:r>
      </w:hyperlink>
      <w:r>
        <w:t xml:space="preserve">). </w:t>
      </w:r>
      <w:commentRangeEnd w:id="39"/>
      <w:r w:rsidR="001F45C9">
        <w:rPr>
          <w:rStyle w:val="CommentReference"/>
        </w:rPr>
        <w:commentReference w:id="39"/>
      </w:r>
      <w:commentRangeStart w:id="40"/>
      <w:r>
        <w:t>La même année, Hess et Unger ont</w:t>
      </w:r>
      <w:r>
        <w:rPr>
          <w:spacing w:val="1"/>
        </w:rPr>
        <w:t xml:space="preserve"> </w:t>
      </w:r>
      <w:r>
        <w:rPr>
          <w:w w:val="95"/>
        </w:rPr>
        <w:t>rapporté</w:t>
      </w:r>
      <w:r>
        <w:rPr>
          <w:spacing w:val="13"/>
          <w:w w:val="95"/>
        </w:rPr>
        <w:t xml:space="preserve"> </w:t>
      </w:r>
      <w:r>
        <w:rPr>
          <w:w w:val="95"/>
        </w:rPr>
        <w:t>que</w:t>
      </w:r>
      <w:r>
        <w:rPr>
          <w:spacing w:val="14"/>
          <w:w w:val="95"/>
        </w:rPr>
        <w:t xml:space="preserve"> </w:t>
      </w:r>
      <w:r>
        <w:rPr>
          <w:w w:val="95"/>
        </w:rPr>
        <w:t>l’exposition</w:t>
      </w:r>
      <w:r>
        <w:rPr>
          <w:spacing w:val="15"/>
          <w:w w:val="95"/>
        </w:rPr>
        <w:t xml:space="preserve"> </w:t>
      </w:r>
      <w:r>
        <w:rPr>
          <w:w w:val="95"/>
        </w:rPr>
        <w:t>des</w:t>
      </w:r>
      <w:r>
        <w:rPr>
          <w:spacing w:val="14"/>
          <w:w w:val="95"/>
        </w:rPr>
        <w:t xml:space="preserve"> </w:t>
      </w:r>
      <w:r>
        <w:rPr>
          <w:w w:val="95"/>
        </w:rPr>
        <w:t>enfants</w:t>
      </w:r>
      <w:r>
        <w:rPr>
          <w:spacing w:val="15"/>
          <w:w w:val="95"/>
        </w:rPr>
        <w:t xml:space="preserve"> </w:t>
      </w:r>
      <w:r>
        <w:rPr>
          <w:w w:val="95"/>
        </w:rPr>
        <w:t>à</w:t>
      </w:r>
      <w:r>
        <w:rPr>
          <w:spacing w:val="15"/>
          <w:w w:val="95"/>
        </w:rPr>
        <w:t xml:space="preserve"> </w:t>
      </w:r>
      <w:r>
        <w:rPr>
          <w:w w:val="95"/>
        </w:rPr>
        <w:t>la</w:t>
      </w:r>
      <w:r>
        <w:rPr>
          <w:spacing w:val="13"/>
          <w:w w:val="95"/>
        </w:rPr>
        <w:t xml:space="preserve"> </w:t>
      </w:r>
      <w:r>
        <w:rPr>
          <w:w w:val="95"/>
        </w:rPr>
        <w:t>lumière</w:t>
      </w:r>
      <w:r>
        <w:rPr>
          <w:spacing w:val="14"/>
          <w:w w:val="95"/>
        </w:rPr>
        <w:t xml:space="preserve"> </w:t>
      </w:r>
      <w:r>
        <w:rPr>
          <w:w w:val="95"/>
        </w:rPr>
        <w:t>du</w:t>
      </w:r>
      <w:r>
        <w:rPr>
          <w:spacing w:val="15"/>
          <w:w w:val="95"/>
        </w:rPr>
        <w:t xml:space="preserve"> </w:t>
      </w:r>
      <w:r>
        <w:rPr>
          <w:w w:val="95"/>
        </w:rPr>
        <w:t>soleil</w:t>
      </w:r>
      <w:r>
        <w:rPr>
          <w:spacing w:val="15"/>
          <w:w w:val="95"/>
        </w:rPr>
        <w:t xml:space="preserve"> </w:t>
      </w:r>
      <w:r>
        <w:rPr>
          <w:w w:val="95"/>
        </w:rPr>
        <w:t>était</w:t>
      </w:r>
      <w:r>
        <w:rPr>
          <w:spacing w:val="14"/>
          <w:w w:val="95"/>
        </w:rPr>
        <w:t xml:space="preserve"> </w:t>
      </w:r>
      <w:r>
        <w:rPr>
          <w:w w:val="95"/>
        </w:rPr>
        <w:t>un</w:t>
      </w:r>
      <w:r>
        <w:rPr>
          <w:spacing w:val="15"/>
          <w:w w:val="95"/>
        </w:rPr>
        <w:t xml:space="preserve"> </w:t>
      </w:r>
      <w:r>
        <w:rPr>
          <w:w w:val="95"/>
        </w:rPr>
        <w:t>traitement</w:t>
      </w:r>
      <w:r>
        <w:rPr>
          <w:spacing w:val="15"/>
          <w:w w:val="95"/>
        </w:rPr>
        <w:t xml:space="preserve"> </w:t>
      </w:r>
      <w:r>
        <w:rPr>
          <w:w w:val="95"/>
        </w:rPr>
        <w:t>efficace</w:t>
      </w:r>
      <w:r>
        <w:rPr>
          <w:spacing w:val="13"/>
          <w:w w:val="95"/>
        </w:rPr>
        <w:t xml:space="preserve"> </w:t>
      </w:r>
      <w:proofErr w:type="spellStart"/>
      <w:r>
        <w:rPr>
          <w:w w:val="95"/>
        </w:rPr>
        <w:t>efficace</w:t>
      </w:r>
      <w:proofErr w:type="spellEnd"/>
      <w:r>
        <w:rPr>
          <w:spacing w:val="13"/>
          <w:w w:val="95"/>
        </w:rPr>
        <w:t xml:space="preserve"> </w:t>
      </w:r>
      <w:r>
        <w:rPr>
          <w:w w:val="95"/>
        </w:rPr>
        <w:t>contre</w:t>
      </w:r>
      <w:r>
        <w:rPr>
          <w:spacing w:val="-50"/>
          <w:w w:val="95"/>
        </w:rPr>
        <w:t xml:space="preserve"> </w:t>
      </w:r>
      <w:r>
        <w:t xml:space="preserve">le rachitisme. (Holick </w:t>
      </w:r>
      <w:hyperlink w:anchor="_bookmark80" w:history="1">
        <w:r>
          <w:t>2015</w:t>
        </w:r>
      </w:hyperlink>
      <w:r>
        <w:t xml:space="preserve">) </w:t>
      </w:r>
      <w:commentRangeEnd w:id="40"/>
      <w:r w:rsidR="00EC71E5">
        <w:rPr>
          <w:rStyle w:val="CommentReference"/>
        </w:rPr>
        <w:commentReference w:id="40"/>
      </w:r>
      <w:r>
        <w:t>L’</w:t>
      </w:r>
      <w:r w:rsidR="00C35428">
        <w:t>intérêt pour</w:t>
      </w:r>
      <w:r>
        <w:t xml:space="preserve"> la vitamine D s’est </w:t>
      </w:r>
      <w:r w:rsidR="00C35428">
        <w:t xml:space="preserve">ensuite </w:t>
      </w:r>
      <w:r>
        <w:t xml:space="preserve">accru </w:t>
      </w:r>
      <w:r w:rsidR="00C35428">
        <w:t xml:space="preserve">avec la découverte </w:t>
      </w:r>
      <w:r>
        <w:t>p</w:t>
      </w:r>
      <w:r w:rsidR="00C35428">
        <w:t>ar</w:t>
      </w:r>
      <w:r>
        <w:t xml:space="preserve"> les scientifiques</w:t>
      </w:r>
      <w:r>
        <w:rPr>
          <w:spacing w:val="1"/>
        </w:rPr>
        <w:t xml:space="preserve"> </w:t>
      </w:r>
      <w:r w:rsidR="00C35428">
        <w:rPr>
          <w:spacing w:val="1"/>
        </w:rPr>
        <w:t>de</w:t>
      </w:r>
      <w:r>
        <w:t xml:space="preserve"> son rôle crucial dans le métabolisme du calcium et du phosphore. Depuis lors, de</w:t>
      </w:r>
      <w:r>
        <w:rPr>
          <w:spacing w:val="1"/>
        </w:rPr>
        <w:t xml:space="preserve"> </w:t>
      </w:r>
      <w:r>
        <w:t>nombreuses</w:t>
      </w:r>
      <w:r>
        <w:rPr>
          <w:spacing w:val="-6"/>
        </w:rPr>
        <w:t xml:space="preserve"> </w:t>
      </w:r>
      <w:r>
        <w:t>études</w:t>
      </w:r>
      <w:r>
        <w:rPr>
          <w:spacing w:val="-5"/>
        </w:rPr>
        <w:t xml:space="preserve"> </w:t>
      </w:r>
      <w:r>
        <w:t>ont</w:t>
      </w:r>
      <w:r>
        <w:rPr>
          <w:spacing w:val="-5"/>
        </w:rPr>
        <w:t xml:space="preserve"> </w:t>
      </w:r>
      <w:r>
        <w:t>été</w:t>
      </w:r>
      <w:r>
        <w:rPr>
          <w:spacing w:val="-6"/>
        </w:rPr>
        <w:t xml:space="preserve"> </w:t>
      </w:r>
      <w:r>
        <w:t>menées</w:t>
      </w:r>
      <w:r>
        <w:rPr>
          <w:spacing w:val="-5"/>
        </w:rPr>
        <w:t xml:space="preserve"> </w:t>
      </w:r>
      <w:r>
        <w:t>pour</w:t>
      </w:r>
      <w:r>
        <w:rPr>
          <w:spacing w:val="-5"/>
        </w:rPr>
        <w:t xml:space="preserve"> </w:t>
      </w:r>
      <w:r>
        <w:t>é</w:t>
      </w:r>
      <w:r w:rsidR="00C35428">
        <w:t>valu</w:t>
      </w:r>
      <w:r>
        <w:t>er</w:t>
      </w:r>
      <w:r>
        <w:rPr>
          <w:spacing w:val="-6"/>
        </w:rPr>
        <w:t xml:space="preserve"> </w:t>
      </w:r>
      <w:r>
        <w:t>le</w:t>
      </w:r>
      <w:r>
        <w:rPr>
          <w:spacing w:val="-5"/>
        </w:rPr>
        <w:t xml:space="preserve"> </w:t>
      </w:r>
      <w:r>
        <w:t>rôle</w:t>
      </w:r>
      <w:r>
        <w:rPr>
          <w:spacing w:val="-5"/>
        </w:rPr>
        <w:t xml:space="preserve"> </w:t>
      </w:r>
      <w:r>
        <w:t>de</w:t>
      </w:r>
      <w:r>
        <w:rPr>
          <w:spacing w:val="-5"/>
        </w:rPr>
        <w:t xml:space="preserve"> </w:t>
      </w:r>
      <w:r>
        <w:t>la</w:t>
      </w:r>
      <w:r>
        <w:rPr>
          <w:spacing w:val="-6"/>
        </w:rPr>
        <w:t xml:space="preserve"> </w:t>
      </w:r>
      <w:r>
        <w:t>vitamine</w:t>
      </w:r>
      <w:r>
        <w:rPr>
          <w:spacing w:val="-5"/>
        </w:rPr>
        <w:t xml:space="preserve"> </w:t>
      </w:r>
      <w:r>
        <w:t>D</w:t>
      </w:r>
      <w:r>
        <w:rPr>
          <w:spacing w:val="-6"/>
        </w:rPr>
        <w:t xml:space="preserve"> </w:t>
      </w:r>
      <w:r>
        <w:t>dans</w:t>
      </w:r>
      <w:r>
        <w:rPr>
          <w:spacing w:val="-6"/>
        </w:rPr>
        <w:t xml:space="preserve"> </w:t>
      </w:r>
      <w:r>
        <w:t>l</w:t>
      </w:r>
      <w:r w:rsidR="00C35428">
        <w:t xml:space="preserve">e métabolisme </w:t>
      </w:r>
      <w:r>
        <w:t>os</w:t>
      </w:r>
      <w:r w:rsidR="00C35428">
        <w:t>seux</w:t>
      </w:r>
      <w:r>
        <w:t>,</w:t>
      </w:r>
      <w:r>
        <w:rPr>
          <w:spacing w:val="-6"/>
        </w:rPr>
        <w:t xml:space="preserve"> </w:t>
      </w:r>
      <w:r>
        <w:t>et</w:t>
      </w:r>
      <w:r>
        <w:rPr>
          <w:spacing w:val="-5"/>
        </w:rPr>
        <w:t xml:space="preserve"> </w:t>
      </w:r>
      <w:r>
        <w:t>il</w:t>
      </w:r>
      <w:r>
        <w:rPr>
          <w:spacing w:val="-5"/>
        </w:rPr>
        <w:t xml:space="preserve"> </w:t>
      </w:r>
      <w:r>
        <w:t>est</w:t>
      </w:r>
      <w:r>
        <w:rPr>
          <w:spacing w:val="-53"/>
        </w:rPr>
        <w:t xml:space="preserve"> </w:t>
      </w:r>
      <w:r>
        <w:rPr>
          <w:w w:val="95"/>
        </w:rPr>
        <w:t>désormais largement admis que la vitamine D joue un rôle essentiel dans le maintien de la santé des os</w:t>
      </w:r>
      <w:r>
        <w:rPr>
          <w:spacing w:val="1"/>
          <w:w w:val="95"/>
        </w:rPr>
        <w:t xml:space="preserve"> </w:t>
      </w:r>
      <w:r>
        <w:t>et</w:t>
      </w:r>
      <w:r>
        <w:rPr>
          <w:spacing w:val="-10"/>
        </w:rPr>
        <w:t xml:space="preserve"> </w:t>
      </w:r>
      <w:r>
        <w:t>des</w:t>
      </w:r>
      <w:r>
        <w:rPr>
          <w:spacing w:val="-9"/>
        </w:rPr>
        <w:t xml:space="preserve"> </w:t>
      </w:r>
      <w:r>
        <w:t>dents.</w:t>
      </w:r>
      <w:r>
        <w:rPr>
          <w:spacing w:val="-8"/>
        </w:rPr>
        <w:t xml:space="preserve"> </w:t>
      </w:r>
      <w:r>
        <w:t>Une</w:t>
      </w:r>
      <w:r>
        <w:rPr>
          <w:spacing w:val="-10"/>
        </w:rPr>
        <w:t xml:space="preserve"> </w:t>
      </w:r>
      <w:r>
        <w:t>carence</w:t>
      </w:r>
      <w:r>
        <w:rPr>
          <w:spacing w:val="-9"/>
        </w:rPr>
        <w:t xml:space="preserve"> </w:t>
      </w:r>
      <w:r>
        <w:t>en</w:t>
      </w:r>
      <w:r>
        <w:rPr>
          <w:spacing w:val="-9"/>
        </w:rPr>
        <w:t xml:space="preserve"> </w:t>
      </w:r>
      <w:r>
        <w:t>vitamine</w:t>
      </w:r>
      <w:r>
        <w:rPr>
          <w:spacing w:val="-10"/>
        </w:rPr>
        <w:t xml:space="preserve"> </w:t>
      </w:r>
      <w:r>
        <w:t>D</w:t>
      </w:r>
      <w:r>
        <w:rPr>
          <w:spacing w:val="-9"/>
        </w:rPr>
        <w:t xml:space="preserve"> </w:t>
      </w:r>
      <w:r>
        <w:t>est</w:t>
      </w:r>
      <w:r>
        <w:rPr>
          <w:spacing w:val="-9"/>
        </w:rPr>
        <w:t xml:space="preserve"> </w:t>
      </w:r>
      <w:r>
        <w:t>associée</w:t>
      </w:r>
      <w:r>
        <w:rPr>
          <w:spacing w:val="-9"/>
        </w:rPr>
        <w:t xml:space="preserve"> </w:t>
      </w:r>
      <w:r>
        <w:t>à</w:t>
      </w:r>
      <w:r>
        <w:rPr>
          <w:spacing w:val="-10"/>
        </w:rPr>
        <w:t xml:space="preserve"> </w:t>
      </w:r>
      <w:r>
        <w:t>un</w:t>
      </w:r>
      <w:r>
        <w:rPr>
          <w:spacing w:val="-9"/>
        </w:rPr>
        <w:t xml:space="preserve"> </w:t>
      </w:r>
      <w:r>
        <w:t>risque</w:t>
      </w:r>
      <w:r>
        <w:rPr>
          <w:spacing w:val="-9"/>
        </w:rPr>
        <w:t xml:space="preserve"> </w:t>
      </w:r>
      <w:r>
        <w:t>accru</w:t>
      </w:r>
      <w:r>
        <w:rPr>
          <w:spacing w:val="-10"/>
        </w:rPr>
        <w:t xml:space="preserve"> </w:t>
      </w:r>
      <w:r>
        <w:t>d’ostéomalacie</w:t>
      </w:r>
      <w:r>
        <w:rPr>
          <w:spacing w:val="-9"/>
        </w:rPr>
        <w:t xml:space="preserve"> </w:t>
      </w:r>
      <w:r>
        <w:t>(une</w:t>
      </w:r>
      <w:r>
        <w:rPr>
          <w:spacing w:val="-9"/>
        </w:rPr>
        <w:t xml:space="preserve"> </w:t>
      </w:r>
      <w:r>
        <w:t>affection</w:t>
      </w:r>
      <w:r>
        <w:rPr>
          <w:spacing w:val="-53"/>
        </w:rPr>
        <w:t xml:space="preserve"> </w:t>
      </w:r>
      <w:r>
        <w:t>qui</w:t>
      </w:r>
      <w:r>
        <w:rPr>
          <w:spacing w:val="-12"/>
        </w:rPr>
        <w:t xml:space="preserve"> </w:t>
      </w:r>
      <w:r>
        <w:t>entraîne</w:t>
      </w:r>
      <w:r>
        <w:rPr>
          <w:spacing w:val="-12"/>
        </w:rPr>
        <w:t xml:space="preserve"> </w:t>
      </w:r>
      <w:r>
        <w:t>une</w:t>
      </w:r>
      <w:r>
        <w:rPr>
          <w:spacing w:val="-12"/>
        </w:rPr>
        <w:t xml:space="preserve"> </w:t>
      </w:r>
      <w:r>
        <w:t>diminution</w:t>
      </w:r>
      <w:r>
        <w:rPr>
          <w:spacing w:val="-12"/>
        </w:rPr>
        <w:t xml:space="preserve"> </w:t>
      </w:r>
      <w:r>
        <w:t>de</w:t>
      </w:r>
      <w:r>
        <w:rPr>
          <w:spacing w:val="-12"/>
        </w:rPr>
        <w:t xml:space="preserve"> </w:t>
      </w:r>
      <w:r>
        <w:t>la</w:t>
      </w:r>
      <w:r>
        <w:rPr>
          <w:spacing w:val="-12"/>
        </w:rPr>
        <w:t xml:space="preserve"> </w:t>
      </w:r>
      <w:r>
        <w:t>masse</w:t>
      </w:r>
      <w:r>
        <w:rPr>
          <w:spacing w:val="-12"/>
        </w:rPr>
        <w:t xml:space="preserve"> </w:t>
      </w:r>
      <w:r>
        <w:t>osseuse)</w:t>
      </w:r>
      <w:r>
        <w:rPr>
          <w:spacing w:val="-12"/>
        </w:rPr>
        <w:t xml:space="preserve"> </w:t>
      </w:r>
      <w:r>
        <w:t>et</w:t>
      </w:r>
      <w:r>
        <w:rPr>
          <w:spacing w:val="-12"/>
        </w:rPr>
        <w:t xml:space="preserve"> </w:t>
      </w:r>
      <w:r>
        <w:t>d’ostéoporose</w:t>
      </w:r>
      <w:r>
        <w:rPr>
          <w:spacing w:val="-12"/>
        </w:rPr>
        <w:t xml:space="preserve"> </w:t>
      </w:r>
      <w:r>
        <w:t>(une</w:t>
      </w:r>
      <w:r>
        <w:rPr>
          <w:spacing w:val="-11"/>
        </w:rPr>
        <w:t xml:space="preserve"> </w:t>
      </w:r>
      <w:r>
        <w:t>affection</w:t>
      </w:r>
      <w:r>
        <w:rPr>
          <w:spacing w:val="-12"/>
        </w:rPr>
        <w:t xml:space="preserve"> </w:t>
      </w:r>
      <w:r>
        <w:t>caractérisée</w:t>
      </w:r>
      <w:r>
        <w:rPr>
          <w:spacing w:val="-12"/>
        </w:rPr>
        <w:t xml:space="preserve"> </w:t>
      </w:r>
      <w:r>
        <w:t>par</w:t>
      </w:r>
      <w:r>
        <w:rPr>
          <w:spacing w:val="-12"/>
        </w:rPr>
        <w:t xml:space="preserve"> </w:t>
      </w:r>
      <w:r w:rsidR="00C35428">
        <w:rPr>
          <w:spacing w:val="-12"/>
        </w:rPr>
        <w:t>une fragilité des os</w:t>
      </w:r>
      <w:r>
        <w:t>).</w:t>
      </w:r>
    </w:p>
    <w:p w14:paraId="39DD3F34" w14:textId="2F02C250" w:rsidR="002C0AF8" w:rsidRDefault="00C35428">
      <w:pPr>
        <w:pStyle w:val="BodyText"/>
        <w:spacing w:line="386" w:lineRule="auto"/>
        <w:ind w:left="117" w:right="125" w:firstLine="218"/>
        <w:jc w:val="both"/>
      </w:pPr>
      <w:r>
        <w:t xml:space="preserve">Cette </w:t>
      </w:r>
      <w:r w:rsidR="003E36B0">
        <w:t>action</w:t>
      </w:r>
      <w:r w:rsidR="003E36B0">
        <w:rPr>
          <w:spacing w:val="-12"/>
        </w:rPr>
        <w:t xml:space="preserve"> </w:t>
      </w:r>
      <w:r w:rsidR="003E36B0">
        <w:t>de</w:t>
      </w:r>
      <w:r w:rsidR="003E36B0">
        <w:rPr>
          <w:spacing w:val="-12"/>
        </w:rPr>
        <w:t xml:space="preserve"> </w:t>
      </w:r>
      <w:r w:rsidR="003E36B0">
        <w:t>la</w:t>
      </w:r>
      <w:r w:rsidR="003E36B0">
        <w:rPr>
          <w:spacing w:val="-11"/>
        </w:rPr>
        <w:t xml:space="preserve"> </w:t>
      </w:r>
      <w:r w:rsidR="003E36B0">
        <w:t>vitamine</w:t>
      </w:r>
      <w:r w:rsidR="003E36B0">
        <w:rPr>
          <w:spacing w:val="-12"/>
        </w:rPr>
        <w:t xml:space="preserve"> </w:t>
      </w:r>
      <w:r w:rsidR="003E36B0">
        <w:t>D</w:t>
      </w:r>
      <w:r w:rsidR="003E36B0">
        <w:rPr>
          <w:spacing w:val="-11"/>
        </w:rPr>
        <w:t xml:space="preserve"> </w:t>
      </w:r>
      <w:r w:rsidR="003E36B0">
        <w:t>est</w:t>
      </w:r>
      <w:r w:rsidR="003E36B0">
        <w:rPr>
          <w:spacing w:val="-12"/>
        </w:rPr>
        <w:t xml:space="preserve"> </w:t>
      </w:r>
      <w:r w:rsidR="003E36B0">
        <w:t>médiée</w:t>
      </w:r>
      <w:r w:rsidR="003E36B0">
        <w:rPr>
          <w:spacing w:val="-11"/>
        </w:rPr>
        <w:t xml:space="preserve"> </w:t>
      </w:r>
      <w:r w:rsidR="003E36B0">
        <w:t>par</w:t>
      </w:r>
      <w:r w:rsidR="003E36B0">
        <w:rPr>
          <w:spacing w:val="-12"/>
        </w:rPr>
        <w:t xml:space="preserve"> </w:t>
      </w:r>
      <w:r w:rsidR="003E36B0">
        <w:t>la</w:t>
      </w:r>
      <w:r w:rsidR="003E36B0">
        <w:rPr>
          <w:spacing w:val="-12"/>
        </w:rPr>
        <w:t xml:space="preserve"> </w:t>
      </w:r>
      <w:r w:rsidR="003E36B0">
        <w:t>liaison</w:t>
      </w:r>
      <w:r w:rsidR="003E36B0">
        <w:rPr>
          <w:spacing w:val="-11"/>
        </w:rPr>
        <w:t xml:space="preserve"> </w:t>
      </w:r>
      <w:r w:rsidR="003E36B0">
        <w:t>d</w:t>
      </w:r>
      <w:r>
        <w:t>u</w:t>
      </w:r>
      <w:r w:rsidR="003E36B0">
        <w:rPr>
          <w:w w:val="95"/>
        </w:rPr>
        <w:t xml:space="preserve"> calcitriol, au récepteur VDR (Norman </w:t>
      </w:r>
      <w:hyperlink w:anchor="_bookmark91" w:history="1">
        <w:r w:rsidR="003E36B0">
          <w:rPr>
            <w:w w:val="95"/>
          </w:rPr>
          <w:t>2008</w:t>
        </w:r>
      </w:hyperlink>
      <w:r w:rsidR="00C221F1">
        <w:rPr>
          <w:w w:val="95"/>
        </w:rPr>
        <w:t> ;</w:t>
      </w:r>
      <w:r w:rsidR="003E36B0">
        <w:rPr>
          <w:w w:val="95"/>
        </w:rPr>
        <w:t xml:space="preserve"> </w:t>
      </w:r>
      <w:proofErr w:type="spellStart"/>
      <w:r w:rsidR="003E36B0">
        <w:rPr>
          <w:w w:val="95"/>
        </w:rPr>
        <w:t>Dankers</w:t>
      </w:r>
      <w:proofErr w:type="spellEnd"/>
      <w:r w:rsidR="003E36B0">
        <w:rPr>
          <w:w w:val="95"/>
        </w:rPr>
        <w:t xml:space="preserve"> et al. </w:t>
      </w:r>
      <w:hyperlink w:anchor="_bookmark69" w:history="1">
        <w:r w:rsidR="003E36B0">
          <w:rPr>
            <w:w w:val="95"/>
          </w:rPr>
          <w:t>2017</w:t>
        </w:r>
      </w:hyperlink>
      <w:r w:rsidR="003E36B0">
        <w:rPr>
          <w:w w:val="95"/>
        </w:rPr>
        <w:t xml:space="preserve">). La vitamine D </w:t>
      </w:r>
      <w:r>
        <w:rPr>
          <w:w w:val="95"/>
        </w:rPr>
        <w:t>agit</w:t>
      </w:r>
      <w:r w:rsidR="00CB77C0">
        <w:rPr>
          <w:w w:val="95"/>
        </w:rPr>
        <w:t xml:space="preserve"> directement sur le renouvellement osseux mais </w:t>
      </w:r>
      <w:r w:rsidR="003E36B0">
        <w:rPr>
          <w:w w:val="95"/>
        </w:rPr>
        <w:t>joue</w:t>
      </w:r>
      <w:r w:rsidR="003E36B0">
        <w:rPr>
          <w:spacing w:val="1"/>
          <w:w w:val="95"/>
        </w:rPr>
        <w:t xml:space="preserve"> </w:t>
      </w:r>
      <w:r w:rsidR="00CB77C0">
        <w:rPr>
          <w:w w:val="95"/>
        </w:rPr>
        <w:t>également</w:t>
      </w:r>
      <w:r w:rsidR="00CB77C0">
        <w:rPr>
          <w:spacing w:val="11"/>
          <w:w w:val="95"/>
        </w:rPr>
        <w:t xml:space="preserve"> </w:t>
      </w:r>
      <w:r w:rsidR="003E36B0">
        <w:rPr>
          <w:w w:val="95"/>
        </w:rPr>
        <w:t>un</w:t>
      </w:r>
      <w:r w:rsidR="003E36B0">
        <w:rPr>
          <w:spacing w:val="12"/>
          <w:w w:val="95"/>
        </w:rPr>
        <w:t xml:space="preserve"> </w:t>
      </w:r>
      <w:r w:rsidR="003E36B0">
        <w:rPr>
          <w:w w:val="95"/>
        </w:rPr>
        <w:t>rôle</w:t>
      </w:r>
      <w:r w:rsidR="003E36B0">
        <w:rPr>
          <w:spacing w:val="12"/>
          <w:w w:val="95"/>
        </w:rPr>
        <w:t xml:space="preserve"> </w:t>
      </w:r>
      <w:r w:rsidR="003E36B0">
        <w:rPr>
          <w:w w:val="95"/>
        </w:rPr>
        <w:t>dans</w:t>
      </w:r>
      <w:r w:rsidR="003E36B0">
        <w:rPr>
          <w:spacing w:val="11"/>
          <w:w w:val="95"/>
        </w:rPr>
        <w:t xml:space="preserve"> </w:t>
      </w:r>
      <w:r w:rsidR="003E36B0">
        <w:rPr>
          <w:w w:val="95"/>
        </w:rPr>
        <w:t>l’homéostasie</w:t>
      </w:r>
      <w:r w:rsidR="003E36B0">
        <w:rPr>
          <w:spacing w:val="12"/>
          <w:w w:val="95"/>
        </w:rPr>
        <w:t xml:space="preserve"> </w:t>
      </w:r>
      <w:r w:rsidR="003E36B0">
        <w:rPr>
          <w:w w:val="95"/>
        </w:rPr>
        <w:t>du</w:t>
      </w:r>
      <w:r w:rsidR="003E36B0">
        <w:rPr>
          <w:spacing w:val="12"/>
          <w:w w:val="95"/>
        </w:rPr>
        <w:t xml:space="preserve"> </w:t>
      </w:r>
      <w:r w:rsidR="003E36B0">
        <w:rPr>
          <w:w w:val="95"/>
        </w:rPr>
        <w:t>calcium.</w:t>
      </w:r>
      <w:r w:rsidR="003E36B0">
        <w:rPr>
          <w:spacing w:val="11"/>
          <w:w w:val="95"/>
        </w:rPr>
        <w:t xml:space="preserve"> </w:t>
      </w:r>
      <w:r w:rsidR="003E36B0">
        <w:rPr>
          <w:w w:val="95"/>
        </w:rPr>
        <w:t>L</w:t>
      </w:r>
      <w:r w:rsidR="00CB77C0">
        <w:rPr>
          <w:w w:val="95"/>
        </w:rPr>
        <w:t>’homéostasie</w:t>
      </w:r>
      <w:r w:rsidR="003E36B0">
        <w:rPr>
          <w:spacing w:val="12"/>
          <w:w w:val="95"/>
        </w:rPr>
        <w:t xml:space="preserve"> </w:t>
      </w:r>
      <w:r w:rsidR="003E36B0">
        <w:rPr>
          <w:w w:val="95"/>
        </w:rPr>
        <w:t>du</w:t>
      </w:r>
      <w:r w:rsidR="003E36B0">
        <w:rPr>
          <w:spacing w:val="11"/>
          <w:w w:val="95"/>
        </w:rPr>
        <w:t xml:space="preserve"> </w:t>
      </w:r>
      <w:r w:rsidR="003E36B0">
        <w:rPr>
          <w:w w:val="95"/>
        </w:rPr>
        <w:t>calcium</w:t>
      </w:r>
      <w:r w:rsidR="003E36B0">
        <w:rPr>
          <w:spacing w:val="12"/>
          <w:w w:val="95"/>
        </w:rPr>
        <w:t xml:space="preserve"> </w:t>
      </w:r>
      <w:r w:rsidR="00CB77C0">
        <w:rPr>
          <w:w w:val="95"/>
        </w:rPr>
        <w:t xml:space="preserve">dépend de son </w:t>
      </w:r>
      <w:r w:rsidR="003E36B0">
        <w:rPr>
          <w:w w:val="95"/>
        </w:rPr>
        <w:t>absorption</w:t>
      </w:r>
      <w:r w:rsidR="00CB77C0">
        <w:rPr>
          <w:spacing w:val="1"/>
          <w:w w:val="95"/>
        </w:rPr>
        <w:t xml:space="preserve"> </w:t>
      </w:r>
      <w:r w:rsidR="003E36B0">
        <w:rPr>
          <w:w w:val="95"/>
        </w:rPr>
        <w:t xml:space="preserve">dans l’intestin, </w:t>
      </w:r>
      <w:r w:rsidR="00CB77C0">
        <w:rPr>
          <w:w w:val="95"/>
        </w:rPr>
        <w:t>de</w:t>
      </w:r>
      <w:r w:rsidR="003E36B0">
        <w:rPr>
          <w:w w:val="95"/>
        </w:rPr>
        <w:t xml:space="preserve"> sa réabsorption dans le </w:t>
      </w:r>
      <w:r w:rsidR="00CB77C0">
        <w:rPr>
          <w:w w:val="95"/>
        </w:rPr>
        <w:t>rein et de fixation/libération dans l’os</w:t>
      </w:r>
      <w:r w:rsidR="003E36B0">
        <w:rPr>
          <w:w w:val="95"/>
        </w:rPr>
        <w:t>. Le calcium est absorbé grâce à des transpor</w:t>
      </w:r>
      <w:r w:rsidR="003E36B0">
        <w:t>teurs transcellulaires (actifs) et paracellulaires (passifs), grâce au signalement du calcitriol. Celui-ci</w:t>
      </w:r>
      <w:r w:rsidR="003E36B0">
        <w:rPr>
          <w:spacing w:val="-52"/>
        </w:rPr>
        <w:t xml:space="preserve"> </w:t>
      </w:r>
      <w:r w:rsidR="003E36B0">
        <w:rPr>
          <w:w w:val="95"/>
        </w:rPr>
        <w:t>est considéré comme le principal facteur régulateur de l’absorption intestinal de calcium. Lorsque les</w:t>
      </w:r>
      <w:r w:rsidR="003E36B0">
        <w:rPr>
          <w:spacing w:val="1"/>
          <w:w w:val="95"/>
        </w:rPr>
        <w:t xml:space="preserve"> </w:t>
      </w:r>
      <w:r w:rsidR="003E36B0">
        <w:t>flux</w:t>
      </w:r>
      <w:r w:rsidR="003E36B0">
        <w:rPr>
          <w:spacing w:val="-9"/>
        </w:rPr>
        <w:t xml:space="preserve"> </w:t>
      </w:r>
      <w:r w:rsidR="003E36B0">
        <w:t>de</w:t>
      </w:r>
      <w:r w:rsidR="003E36B0">
        <w:rPr>
          <w:spacing w:val="-9"/>
        </w:rPr>
        <w:t xml:space="preserve"> </w:t>
      </w:r>
      <w:r w:rsidR="003E36B0">
        <w:t>calcium</w:t>
      </w:r>
      <w:r w:rsidR="003E36B0">
        <w:rPr>
          <w:spacing w:val="-9"/>
        </w:rPr>
        <w:t xml:space="preserve"> </w:t>
      </w:r>
      <w:r w:rsidR="003E36B0">
        <w:t>sont</w:t>
      </w:r>
      <w:r w:rsidR="003E36B0">
        <w:rPr>
          <w:spacing w:val="-9"/>
        </w:rPr>
        <w:t xml:space="preserve"> </w:t>
      </w:r>
      <w:r w:rsidR="00CB77C0">
        <w:rPr>
          <w:spacing w:val="-9"/>
        </w:rPr>
        <w:t>déséquilibrés</w:t>
      </w:r>
      <w:r w:rsidR="00CB77C0">
        <w:t xml:space="preserve">, </w:t>
      </w:r>
      <w:r w:rsidR="003E36B0">
        <w:t>les</w:t>
      </w:r>
      <w:r w:rsidR="003E36B0">
        <w:rPr>
          <w:spacing w:val="-9"/>
        </w:rPr>
        <w:t xml:space="preserve"> </w:t>
      </w:r>
      <w:r w:rsidR="003E36B0">
        <w:t>os</w:t>
      </w:r>
      <w:r w:rsidR="003E36B0">
        <w:rPr>
          <w:spacing w:val="-8"/>
        </w:rPr>
        <w:t xml:space="preserve"> </w:t>
      </w:r>
      <w:r w:rsidR="00CB77C0">
        <w:t>servent de</w:t>
      </w:r>
      <w:r w:rsidR="003E36B0">
        <w:rPr>
          <w:spacing w:val="1"/>
        </w:rPr>
        <w:t xml:space="preserve"> </w:t>
      </w:r>
      <w:r w:rsidR="003E36B0">
        <w:t xml:space="preserve">réservoir de calcium </w:t>
      </w:r>
      <w:r w:rsidR="00CB77C0">
        <w:t>afin</w:t>
      </w:r>
      <w:r w:rsidR="00CB77C0">
        <w:rPr>
          <w:spacing w:val="-8"/>
        </w:rPr>
        <w:t xml:space="preserve"> </w:t>
      </w:r>
      <w:r w:rsidR="00CB77C0">
        <w:t>de</w:t>
      </w:r>
      <w:r w:rsidR="00CB77C0">
        <w:rPr>
          <w:spacing w:val="-9"/>
        </w:rPr>
        <w:t xml:space="preserve"> </w:t>
      </w:r>
      <w:r w:rsidR="00CB77C0">
        <w:t>maintenir</w:t>
      </w:r>
      <w:r w:rsidR="00CB77C0">
        <w:rPr>
          <w:spacing w:val="-9"/>
        </w:rPr>
        <w:t xml:space="preserve"> </w:t>
      </w:r>
      <w:r w:rsidR="00CB77C0">
        <w:t>l’équilibre</w:t>
      </w:r>
      <w:r w:rsidR="00CB77C0">
        <w:rPr>
          <w:spacing w:val="-9"/>
        </w:rPr>
        <w:t xml:space="preserve"> </w:t>
      </w:r>
      <w:r w:rsidR="00CB77C0">
        <w:t>calcique</w:t>
      </w:r>
      <w:r w:rsidR="003E36B0">
        <w:t xml:space="preserve">. La réabsorption du calcium par le rein </w:t>
      </w:r>
      <w:r w:rsidR="00CB77C0">
        <w:t>est contrôlée</w:t>
      </w:r>
      <w:r w:rsidR="003E36B0">
        <w:t xml:space="preserve"> dans le tubule contourné distal</w:t>
      </w:r>
      <w:r w:rsidR="00CB77C0">
        <w:t xml:space="preserve"> par l’action du calcitriol sur le VDR </w:t>
      </w:r>
      <w:r w:rsidR="003E36B0">
        <w:t>(</w:t>
      </w:r>
      <w:proofErr w:type="spellStart"/>
      <w:r w:rsidR="003E36B0">
        <w:t>Carmeliet</w:t>
      </w:r>
      <w:proofErr w:type="spellEnd"/>
      <w:r w:rsidR="003E36B0">
        <w:t>,</w:t>
      </w:r>
      <w:r w:rsidR="003E36B0">
        <w:rPr>
          <w:spacing w:val="-2"/>
        </w:rPr>
        <w:t xml:space="preserve"> </w:t>
      </w:r>
      <w:proofErr w:type="spellStart"/>
      <w:r w:rsidR="003E36B0">
        <w:t>Dermauw</w:t>
      </w:r>
      <w:proofErr w:type="spellEnd"/>
      <w:r w:rsidR="003E36B0">
        <w:rPr>
          <w:spacing w:val="-1"/>
        </w:rPr>
        <w:t xml:space="preserve"> </w:t>
      </w:r>
      <w:r w:rsidR="003E36B0">
        <w:t>et</w:t>
      </w:r>
      <w:r w:rsidR="003E36B0">
        <w:rPr>
          <w:spacing w:val="-2"/>
        </w:rPr>
        <w:t xml:space="preserve"> </w:t>
      </w:r>
      <w:r w:rsidR="003E36B0">
        <w:t xml:space="preserve">Bouillon </w:t>
      </w:r>
      <w:hyperlink w:anchor="_bookmark65" w:history="1">
        <w:r w:rsidR="003E36B0">
          <w:t>2015</w:t>
        </w:r>
      </w:hyperlink>
      <w:r w:rsidR="003E36B0">
        <w:t>).</w:t>
      </w:r>
    </w:p>
    <w:p w14:paraId="65EF964E" w14:textId="23F02F24" w:rsidR="002C0AF8" w:rsidRDefault="003E36B0">
      <w:pPr>
        <w:pStyle w:val="BodyText"/>
        <w:spacing w:before="89" w:line="386" w:lineRule="auto"/>
        <w:ind w:left="117" w:right="127"/>
        <w:jc w:val="both"/>
      </w:pPr>
      <w:r>
        <w:rPr>
          <w:w w:val="95"/>
        </w:rPr>
        <w:t>De plus, la liaison du calcitriol sur le VDR situé dans les ostéo</w:t>
      </w:r>
      <w:r w:rsidR="00CB77C0">
        <w:rPr>
          <w:w w:val="95"/>
        </w:rPr>
        <w:t>blastes</w:t>
      </w:r>
      <w:r>
        <w:rPr>
          <w:w w:val="95"/>
        </w:rPr>
        <w:t xml:space="preserve"> entraîne une augmenta</w:t>
      </w:r>
      <w:r>
        <w:t>tion</w:t>
      </w:r>
      <w:r>
        <w:rPr>
          <w:spacing w:val="-9"/>
        </w:rPr>
        <w:t xml:space="preserve"> </w:t>
      </w:r>
      <w:r>
        <w:t>de</w:t>
      </w:r>
      <w:r>
        <w:rPr>
          <w:spacing w:val="-8"/>
        </w:rPr>
        <w:t xml:space="preserve"> </w:t>
      </w:r>
      <w:r>
        <w:t>l</w:t>
      </w:r>
      <w:r w:rsidR="00CB77C0">
        <w:t>a minéralisation osseuse et donc de la fixation</w:t>
      </w:r>
      <w:r>
        <w:rPr>
          <w:spacing w:val="-9"/>
        </w:rPr>
        <w:t xml:space="preserve"> </w:t>
      </w:r>
      <w:r>
        <w:t>d</w:t>
      </w:r>
      <w:r w:rsidR="00CB77C0">
        <w:t>u</w:t>
      </w:r>
      <w:r>
        <w:rPr>
          <w:spacing w:val="-8"/>
        </w:rPr>
        <w:t xml:space="preserve"> </w:t>
      </w:r>
      <w:r>
        <w:t>calcium</w:t>
      </w:r>
      <w:r>
        <w:rPr>
          <w:spacing w:val="-9"/>
        </w:rPr>
        <w:t xml:space="preserve"> </w:t>
      </w:r>
      <w:r>
        <w:t>dans</w:t>
      </w:r>
      <w:r>
        <w:rPr>
          <w:spacing w:val="-8"/>
        </w:rPr>
        <w:t xml:space="preserve"> </w:t>
      </w:r>
      <w:r>
        <w:t>les</w:t>
      </w:r>
      <w:r>
        <w:rPr>
          <w:spacing w:val="-8"/>
        </w:rPr>
        <w:t xml:space="preserve"> </w:t>
      </w:r>
      <w:r>
        <w:t>os</w:t>
      </w:r>
      <w:r>
        <w:rPr>
          <w:spacing w:val="-9"/>
        </w:rPr>
        <w:t xml:space="preserve"> </w:t>
      </w:r>
      <w:r>
        <w:t>(diminution</w:t>
      </w:r>
      <w:r>
        <w:rPr>
          <w:spacing w:val="-8"/>
        </w:rPr>
        <w:t xml:space="preserve"> </w:t>
      </w:r>
      <w:r>
        <w:t>de</w:t>
      </w:r>
      <w:r>
        <w:rPr>
          <w:spacing w:val="-9"/>
        </w:rPr>
        <w:t xml:space="preserve"> </w:t>
      </w:r>
      <w:r>
        <w:t>RANKL,</w:t>
      </w:r>
      <w:r>
        <w:rPr>
          <w:spacing w:val="-8"/>
        </w:rPr>
        <w:t xml:space="preserve"> </w:t>
      </w:r>
      <w:r>
        <w:t>facteur</w:t>
      </w:r>
      <w:r>
        <w:rPr>
          <w:spacing w:val="-8"/>
        </w:rPr>
        <w:t xml:space="preserve"> </w:t>
      </w:r>
      <w:r>
        <w:t>de</w:t>
      </w:r>
      <w:r>
        <w:rPr>
          <w:spacing w:val="-9"/>
        </w:rPr>
        <w:t xml:space="preserve"> </w:t>
      </w:r>
      <w:r>
        <w:t>transcription</w:t>
      </w:r>
      <w:r>
        <w:rPr>
          <w:spacing w:val="-8"/>
        </w:rPr>
        <w:t xml:space="preserve"> </w:t>
      </w:r>
      <w:r>
        <w:t>activant</w:t>
      </w:r>
      <w:r w:rsidR="00CB77C0">
        <w:t xml:space="preserve"> les</w:t>
      </w:r>
      <w:r w:rsidR="00CB77C0">
        <w:rPr>
          <w:spacing w:val="-5"/>
        </w:rPr>
        <w:t xml:space="preserve"> </w:t>
      </w:r>
      <w:r w:rsidR="00CB77C0">
        <w:t>ostéoclastes,</w:t>
      </w:r>
      <w:r w:rsidR="00CB77C0">
        <w:rPr>
          <w:spacing w:val="-4"/>
        </w:rPr>
        <w:t xml:space="preserve"> </w:t>
      </w:r>
      <w:r w:rsidR="00CB77C0">
        <w:t>et</w:t>
      </w:r>
      <w:r w:rsidR="00CB77C0">
        <w:rPr>
          <w:spacing w:val="-5"/>
        </w:rPr>
        <w:t xml:space="preserve"> </w:t>
      </w:r>
      <w:r w:rsidR="00CB77C0">
        <w:t>augmentation</w:t>
      </w:r>
      <w:r w:rsidR="00CB77C0">
        <w:rPr>
          <w:spacing w:val="-4"/>
        </w:rPr>
        <w:t xml:space="preserve"> </w:t>
      </w:r>
      <w:r w:rsidR="00CB77C0">
        <w:t>de</w:t>
      </w:r>
      <w:r w:rsidR="00CB77C0">
        <w:rPr>
          <w:spacing w:val="-5"/>
        </w:rPr>
        <w:t xml:space="preserve"> </w:t>
      </w:r>
      <w:r w:rsidR="00CB77C0">
        <w:t>LRP5)</w:t>
      </w:r>
      <w:r w:rsidR="00CB77C0">
        <w:rPr>
          <w:spacing w:val="-4"/>
        </w:rPr>
        <w:t xml:space="preserve"> </w:t>
      </w:r>
      <w:r w:rsidR="00CB77C0">
        <w:t>(</w:t>
      </w:r>
      <w:proofErr w:type="spellStart"/>
      <w:r w:rsidR="00CB77C0">
        <w:t>Carmeliet</w:t>
      </w:r>
      <w:proofErr w:type="spellEnd"/>
      <w:r w:rsidR="00CB77C0">
        <w:rPr>
          <w:spacing w:val="-4"/>
        </w:rPr>
        <w:t xml:space="preserve"> </w:t>
      </w:r>
      <w:r w:rsidR="00CB77C0">
        <w:t>et</w:t>
      </w:r>
      <w:r w:rsidR="00CB77C0">
        <w:rPr>
          <w:spacing w:val="-4"/>
        </w:rPr>
        <w:t xml:space="preserve"> </w:t>
      </w:r>
      <w:r w:rsidR="00C221F1">
        <w:rPr>
          <w:spacing w:val="-4"/>
        </w:rPr>
        <w:t>al</w:t>
      </w:r>
      <w:r w:rsidR="00CB77C0">
        <w:rPr>
          <w:spacing w:val="-5"/>
        </w:rPr>
        <w:t xml:space="preserve"> </w:t>
      </w:r>
      <w:hyperlink w:anchor="_bookmark65" w:history="1">
        <w:r w:rsidR="00CB77C0">
          <w:t>2015</w:t>
        </w:r>
      </w:hyperlink>
      <w:r w:rsidR="00CB77C0">
        <w:t>).</w:t>
      </w:r>
      <w:r w:rsidR="00CB77C0">
        <w:rPr>
          <w:spacing w:val="-4"/>
        </w:rPr>
        <w:t xml:space="preserve"> </w:t>
      </w:r>
      <w:r w:rsidR="00CB77C0">
        <w:t>Lorsque</w:t>
      </w:r>
      <w:r w:rsidR="00CB77C0">
        <w:rPr>
          <w:spacing w:val="-5"/>
        </w:rPr>
        <w:t xml:space="preserve"> </w:t>
      </w:r>
      <w:r w:rsidR="00CB77C0">
        <w:t>la</w:t>
      </w:r>
      <w:r w:rsidR="00CB77C0">
        <w:rPr>
          <w:spacing w:val="-4"/>
        </w:rPr>
        <w:t xml:space="preserve"> </w:t>
      </w:r>
      <w:r w:rsidR="00CB77C0">
        <w:t>calcémie est basse, l’augmentation de PTH conduit à une augmentation de RANKL ce qui favorise la</w:t>
      </w:r>
      <w:r w:rsidR="00CB77C0">
        <w:rPr>
          <w:spacing w:val="1"/>
        </w:rPr>
        <w:t xml:space="preserve"> </w:t>
      </w:r>
      <w:r w:rsidR="00CB77C0">
        <w:t>résorption</w:t>
      </w:r>
      <w:r w:rsidR="00CB77C0">
        <w:rPr>
          <w:spacing w:val="-2"/>
        </w:rPr>
        <w:t xml:space="preserve"> </w:t>
      </w:r>
      <w:r w:rsidR="00CB77C0">
        <w:t>des</w:t>
      </w:r>
      <w:r w:rsidR="00CB77C0">
        <w:rPr>
          <w:spacing w:val="-2"/>
        </w:rPr>
        <w:t xml:space="preserve"> </w:t>
      </w:r>
      <w:r w:rsidR="00CB77C0">
        <w:t>os</w:t>
      </w:r>
      <w:r w:rsidR="00CB77C0">
        <w:rPr>
          <w:spacing w:val="-1"/>
        </w:rPr>
        <w:t xml:space="preserve"> </w:t>
      </w:r>
      <w:r w:rsidR="00CB77C0">
        <w:t>par</w:t>
      </w:r>
      <w:r w:rsidR="00CB77C0">
        <w:rPr>
          <w:spacing w:val="-2"/>
        </w:rPr>
        <w:t xml:space="preserve"> </w:t>
      </w:r>
      <w:r w:rsidR="00CB77C0">
        <w:t>les</w:t>
      </w:r>
      <w:r w:rsidR="00CB77C0">
        <w:rPr>
          <w:spacing w:val="-2"/>
        </w:rPr>
        <w:t xml:space="preserve"> </w:t>
      </w:r>
      <w:r w:rsidR="00CB77C0">
        <w:t>ostéoclastes</w:t>
      </w:r>
      <w:r w:rsidR="00CB77C0">
        <w:rPr>
          <w:spacing w:val="-1"/>
        </w:rPr>
        <w:t xml:space="preserve"> </w:t>
      </w:r>
      <w:r w:rsidR="00CB77C0">
        <w:t>afin</w:t>
      </w:r>
      <w:r w:rsidR="00CB77C0">
        <w:rPr>
          <w:spacing w:val="-2"/>
        </w:rPr>
        <w:t xml:space="preserve"> </w:t>
      </w:r>
      <w:r w:rsidR="00CB77C0">
        <w:t>d’obtenir</w:t>
      </w:r>
      <w:r w:rsidR="00CB77C0">
        <w:rPr>
          <w:spacing w:val="-1"/>
        </w:rPr>
        <w:t xml:space="preserve"> </w:t>
      </w:r>
      <w:r w:rsidR="00CB77C0">
        <w:t>du</w:t>
      </w:r>
      <w:r w:rsidR="00CB77C0">
        <w:rPr>
          <w:spacing w:val="-2"/>
        </w:rPr>
        <w:t xml:space="preserve"> </w:t>
      </w:r>
      <w:r w:rsidR="00CB77C0">
        <w:t>calcium.</w:t>
      </w:r>
    </w:p>
    <w:p w14:paraId="33661E5B" w14:textId="77777777" w:rsidR="002C0AF8" w:rsidRDefault="002C0AF8">
      <w:pPr>
        <w:pStyle w:val="BodyText"/>
        <w:spacing w:before="8"/>
        <w:rPr>
          <w:sz w:val="26"/>
        </w:rPr>
      </w:pPr>
    </w:p>
    <w:p w14:paraId="6FA751BD" w14:textId="77777777" w:rsidR="002C0AF8" w:rsidRDefault="003E36B0">
      <w:pPr>
        <w:pStyle w:val="ListParagraph"/>
        <w:numPr>
          <w:ilvl w:val="2"/>
          <w:numId w:val="1"/>
        </w:numPr>
        <w:tabs>
          <w:tab w:val="left" w:pos="778"/>
        </w:tabs>
        <w:rPr>
          <w:rFonts w:ascii="Arial" w:hAnsi="Arial"/>
          <w:b/>
          <w:sz w:val="24"/>
        </w:rPr>
      </w:pPr>
      <w:bookmarkStart w:id="41" w:name="Propriétés_extra-osseuses"/>
      <w:bookmarkStart w:id="42" w:name="_bookmark21"/>
      <w:bookmarkEnd w:id="41"/>
      <w:bookmarkEnd w:id="42"/>
      <w:r>
        <w:rPr>
          <w:rFonts w:ascii="Arial" w:hAnsi="Arial"/>
          <w:b/>
          <w:w w:val="90"/>
          <w:sz w:val="24"/>
        </w:rPr>
        <w:t>Propriétés</w:t>
      </w:r>
      <w:r>
        <w:rPr>
          <w:rFonts w:ascii="Arial" w:hAnsi="Arial"/>
          <w:b/>
          <w:spacing w:val="46"/>
          <w:w w:val="90"/>
          <w:sz w:val="24"/>
        </w:rPr>
        <w:t xml:space="preserve"> </w:t>
      </w:r>
      <w:r>
        <w:rPr>
          <w:rFonts w:ascii="Arial" w:hAnsi="Arial"/>
          <w:b/>
          <w:w w:val="90"/>
          <w:sz w:val="24"/>
        </w:rPr>
        <w:t>extra-osseuses</w:t>
      </w:r>
    </w:p>
    <w:p w14:paraId="00F7A0D9" w14:textId="274C32B0" w:rsidR="002C0AF8" w:rsidRDefault="003E36B0">
      <w:pPr>
        <w:pStyle w:val="BodyText"/>
        <w:spacing w:before="297" w:line="386" w:lineRule="auto"/>
        <w:ind w:left="117" w:right="126" w:firstLine="218"/>
        <w:jc w:val="both"/>
      </w:pPr>
      <w:r>
        <w:t>La</w:t>
      </w:r>
      <w:r>
        <w:rPr>
          <w:spacing w:val="-9"/>
        </w:rPr>
        <w:t xml:space="preserve"> </w:t>
      </w:r>
      <w:r>
        <w:t>découverte</w:t>
      </w:r>
      <w:r>
        <w:rPr>
          <w:spacing w:val="-8"/>
        </w:rPr>
        <w:t xml:space="preserve"> </w:t>
      </w:r>
      <w:r>
        <w:t>des</w:t>
      </w:r>
      <w:r>
        <w:rPr>
          <w:spacing w:val="-8"/>
        </w:rPr>
        <w:t xml:space="preserve"> </w:t>
      </w:r>
      <w:r>
        <w:t>propriétés</w:t>
      </w:r>
      <w:r>
        <w:rPr>
          <w:spacing w:val="-8"/>
        </w:rPr>
        <w:t xml:space="preserve"> </w:t>
      </w:r>
      <w:r>
        <w:t>extra-osseuses</w:t>
      </w:r>
      <w:r>
        <w:rPr>
          <w:spacing w:val="-8"/>
        </w:rPr>
        <w:t xml:space="preserve"> </w:t>
      </w:r>
      <w:r>
        <w:t>de</w:t>
      </w:r>
      <w:r>
        <w:rPr>
          <w:spacing w:val="-9"/>
        </w:rPr>
        <w:t xml:space="preserve"> </w:t>
      </w:r>
      <w:r>
        <w:t>la</w:t>
      </w:r>
      <w:r>
        <w:rPr>
          <w:spacing w:val="-8"/>
        </w:rPr>
        <w:t xml:space="preserve"> </w:t>
      </w:r>
      <w:r>
        <w:t>vitamine</w:t>
      </w:r>
      <w:r>
        <w:rPr>
          <w:spacing w:val="-8"/>
        </w:rPr>
        <w:t xml:space="preserve"> </w:t>
      </w:r>
      <w:r>
        <w:t>D</w:t>
      </w:r>
      <w:r>
        <w:rPr>
          <w:spacing w:val="-8"/>
        </w:rPr>
        <w:t xml:space="preserve"> </w:t>
      </w:r>
      <w:r>
        <w:t>a</w:t>
      </w:r>
      <w:r>
        <w:rPr>
          <w:spacing w:val="-8"/>
        </w:rPr>
        <w:t xml:space="preserve"> </w:t>
      </w:r>
      <w:r>
        <w:t>commenc</w:t>
      </w:r>
      <w:r w:rsidR="001F1E72">
        <w:t>é</w:t>
      </w:r>
      <w:r>
        <w:rPr>
          <w:spacing w:val="-8"/>
        </w:rPr>
        <w:t xml:space="preserve"> </w:t>
      </w:r>
      <w:r w:rsidR="0016296A">
        <w:rPr>
          <w:spacing w:val="-8"/>
        </w:rPr>
        <w:t>avec le</w:t>
      </w:r>
      <w:r>
        <w:rPr>
          <w:spacing w:val="-8"/>
        </w:rPr>
        <w:t xml:space="preserve"> </w:t>
      </w:r>
      <w:r>
        <w:t xml:space="preserve">clonage du récepteur VDR en 1987. </w:t>
      </w:r>
      <w:r w:rsidR="0016296A">
        <w:t>S</w:t>
      </w:r>
      <w:r>
        <w:t>on identification dans la majorité des tissus et populations</w:t>
      </w:r>
      <w:r>
        <w:rPr>
          <w:spacing w:val="-9"/>
        </w:rPr>
        <w:t xml:space="preserve"> </w:t>
      </w:r>
      <w:r>
        <w:t>cellulaires</w:t>
      </w:r>
      <w:r>
        <w:rPr>
          <w:spacing w:val="-9"/>
        </w:rPr>
        <w:t xml:space="preserve"> </w:t>
      </w:r>
      <w:r>
        <w:t>a</w:t>
      </w:r>
      <w:r>
        <w:rPr>
          <w:spacing w:val="-9"/>
        </w:rPr>
        <w:t xml:space="preserve"> </w:t>
      </w:r>
      <w:proofErr w:type="spellStart"/>
      <w:r w:rsidR="0016296A">
        <w:t>a</w:t>
      </w:r>
      <w:proofErr w:type="spellEnd"/>
      <w:r w:rsidR="0016296A">
        <w:t xml:space="preserve"> ouvert la voie à d</w:t>
      </w:r>
      <w:r>
        <w:t>e</w:t>
      </w:r>
      <w:r>
        <w:rPr>
          <w:spacing w:val="-9"/>
        </w:rPr>
        <w:t xml:space="preserve"> </w:t>
      </w:r>
      <w:r>
        <w:t>nombre</w:t>
      </w:r>
      <w:r w:rsidR="0016296A">
        <w:t>uses</w:t>
      </w:r>
      <w:r>
        <w:rPr>
          <w:spacing w:val="-9"/>
        </w:rPr>
        <w:t xml:space="preserve"> </w:t>
      </w:r>
      <w:r>
        <w:t>études</w:t>
      </w:r>
      <w:r>
        <w:rPr>
          <w:spacing w:val="-9"/>
        </w:rPr>
        <w:t xml:space="preserve"> </w:t>
      </w:r>
      <w:r>
        <w:t>fondamentales</w:t>
      </w:r>
      <w:r>
        <w:rPr>
          <w:spacing w:val="-8"/>
        </w:rPr>
        <w:t xml:space="preserve"> </w:t>
      </w:r>
      <w:r>
        <w:t>et</w:t>
      </w:r>
      <w:r>
        <w:rPr>
          <w:spacing w:val="-9"/>
        </w:rPr>
        <w:t xml:space="preserve"> </w:t>
      </w:r>
      <w:r>
        <w:t>cliniques</w:t>
      </w:r>
      <w:r>
        <w:rPr>
          <w:spacing w:val="1"/>
        </w:rPr>
        <w:t xml:space="preserve"> </w:t>
      </w:r>
      <w:r>
        <w:rPr>
          <w:w w:val="95"/>
        </w:rPr>
        <w:t xml:space="preserve">autour du rôle pléiotrope de la </w:t>
      </w:r>
      <w:r>
        <w:rPr>
          <w:w w:val="95"/>
        </w:rPr>
        <w:lastRenderedPageBreak/>
        <w:t>vitamine D (</w:t>
      </w:r>
      <w:proofErr w:type="spellStart"/>
      <w:r>
        <w:rPr>
          <w:w w:val="95"/>
        </w:rPr>
        <w:t>Rosen</w:t>
      </w:r>
      <w:proofErr w:type="spellEnd"/>
      <w:r>
        <w:rPr>
          <w:w w:val="95"/>
        </w:rPr>
        <w:t xml:space="preserve"> et al. </w:t>
      </w:r>
      <w:hyperlink w:anchor="_bookmark95" w:history="1">
        <w:r>
          <w:rPr>
            <w:w w:val="95"/>
          </w:rPr>
          <w:t>2012</w:t>
        </w:r>
      </w:hyperlink>
      <w:r>
        <w:rPr>
          <w:w w:val="95"/>
        </w:rPr>
        <w:t>). L</w:t>
      </w:r>
      <w:r w:rsidR="0016296A">
        <w:rPr>
          <w:w w:val="95"/>
        </w:rPr>
        <w:t>e</w:t>
      </w:r>
      <w:r>
        <w:rPr>
          <w:w w:val="95"/>
        </w:rPr>
        <w:t xml:space="preserve"> VDR est </w:t>
      </w:r>
      <w:r w:rsidR="0016296A">
        <w:rPr>
          <w:w w:val="95"/>
        </w:rPr>
        <w:t xml:space="preserve">exprimé de façon </w:t>
      </w:r>
      <w:r>
        <w:rPr>
          <w:w w:val="95"/>
        </w:rPr>
        <w:t>ubiquitaire</w:t>
      </w:r>
      <w:r w:rsidR="0016296A">
        <w:rPr>
          <w:w w:val="95"/>
        </w:rPr>
        <w:t> ;</w:t>
      </w:r>
      <w:r>
        <w:rPr>
          <w:spacing w:val="1"/>
          <w:w w:val="95"/>
        </w:rPr>
        <w:t xml:space="preserve"> </w:t>
      </w:r>
      <w:r>
        <w:t>cependant</w:t>
      </w:r>
      <w:r w:rsidR="0016296A">
        <w:t>,</w:t>
      </w:r>
      <w:r>
        <w:t xml:space="preserve"> certaines cellules ou tissus</w:t>
      </w:r>
      <w:r w:rsidR="0016296A">
        <w:t>,</w:t>
      </w:r>
      <w:r>
        <w:t xml:space="preserve"> </w:t>
      </w:r>
      <w:r w:rsidR="0016296A">
        <w:t>tels que les globules</w:t>
      </w:r>
      <w:r w:rsidR="0016296A">
        <w:rPr>
          <w:spacing w:val="-52"/>
        </w:rPr>
        <w:t xml:space="preserve"> </w:t>
      </w:r>
      <w:r w:rsidR="0016296A">
        <w:t>rouges,</w:t>
      </w:r>
      <w:r w:rsidR="0016296A">
        <w:rPr>
          <w:spacing w:val="-10"/>
        </w:rPr>
        <w:t xml:space="preserve"> </w:t>
      </w:r>
      <w:r w:rsidR="0016296A">
        <w:t>les</w:t>
      </w:r>
      <w:r w:rsidR="0016296A">
        <w:rPr>
          <w:spacing w:val="-10"/>
        </w:rPr>
        <w:t xml:space="preserve"> </w:t>
      </w:r>
      <w:r w:rsidR="0016296A">
        <w:t>muscles</w:t>
      </w:r>
      <w:r w:rsidR="0016296A">
        <w:rPr>
          <w:spacing w:val="-10"/>
        </w:rPr>
        <w:t xml:space="preserve"> </w:t>
      </w:r>
      <w:r w:rsidR="0016296A">
        <w:t>striés,</w:t>
      </w:r>
      <w:r w:rsidR="0016296A">
        <w:rPr>
          <w:spacing w:val="-10"/>
        </w:rPr>
        <w:t xml:space="preserve"> </w:t>
      </w:r>
      <w:r w:rsidR="0016296A">
        <w:t>et</w:t>
      </w:r>
      <w:r w:rsidR="0016296A">
        <w:rPr>
          <w:spacing w:val="-10"/>
        </w:rPr>
        <w:t xml:space="preserve"> </w:t>
      </w:r>
      <w:r w:rsidR="0016296A">
        <w:t>certaines</w:t>
      </w:r>
      <w:r w:rsidR="0016296A">
        <w:rPr>
          <w:spacing w:val="-10"/>
        </w:rPr>
        <w:t xml:space="preserve"> </w:t>
      </w:r>
      <w:r w:rsidR="0016296A">
        <w:t>cellules</w:t>
      </w:r>
      <w:r w:rsidR="0016296A">
        <w:rPr>
          <w:spacing w:val="-10"/>
        </w:rPr>
        <w:t xml:space="preserve"> </w:t>
      </w:r>
      <w:r w:rsidR="0016296A">
        <w:t>hautement</w:t>
      </w:r>
      <w:r w:rsidR="0016296A">
        <w:rPr>
          <w:spacing w:val="-10"/>
        </w:rPr>
        <w:t xml:space="preserve"> </w:t>
      </w:r>
      <w:r w:rsidR="0016296A">
        <w:t>différenciés</w:t>
      </w:r>
      <w:r w:rsidR="0016296A">
        <w:rPr>
          <w:spacing w:val="-10"/>
        </w:rPr>
        <w:t xml:space="preserve"> </w:t>
      </w:r>
      <w:r w:rsidR="0016296A">
        <w:t>du</w:t>
      </w:r>
      <w:r w:rsidR="0016296A">
        <w:rPr>
          <w:spacing w:val="-10"/>
        </w:rPr>
        <w:t xml:space="preserve"> </w:t>
      </w:r>
      <w:r w:rsidR="0016296A">
        <w:t>cerveau</w:t>
      </w:r>
      <w:r w:rsidR="0016296A">
        <w:rPr>
          <w:spacing w:val="-10"/>
        </w:rPr>
        <w:t xml:space="preserve"> </w:t>
      </w:r>
      <w:r w:rsidR="0016296A">
        <w:t>telles</w:t>
      </w:r>
      <w:r w:rsidR="0016296A">
        <w:rPr>
          <w:spacing w:val="-10"/>
        </w:rPr>
        <w:t xml:space="preserve"> </w:t>
      </w:r>
      <w:r w:rsidR="0016296A">
        <w:t>que</w:t>
      </w:r>
      <w:r w:rsidR="0016296A">
        <w:rPr>
          <w:spacing w:val="-10"/>
        </w:rPr>
        <w:t xml:space="preserve"> </w:t>
      </w:r>
      <w:r w:rsidR="0016296A">
        <w:t>les</w:t>
      </w:r>
      <w:r w:rsidR="0016296A">
        <w:rPr>
          <w:spacing w:val="-53"/>
        </w:rPr>
        <w:t xml:space="preserve"> </w:t>
      </w:r>
      <w:r w:rsidR="0016296A">
        <w:t>cellules</w:t>
      </w:r>
      <w:r w:rsidR="0016296A">
        <w:rPr>
          <w:spacing w:val="-2"/>
        </w:rPr>
        <w:t xml:space="preserve"> </w:t>
      </w:r>
      <w:r w:rsidR="0016296A">
        <w:t>de</w:t>
      </w:r>
      <w:r w:rsidR="0016296A">
        <w:rPr>
          <w:spacing w:val="-2"/>
        </w:rPr>
        <w:t xml:space="preserve"> </w:t>
      </w:r>
      <w:r w:rsidR="0016296A">
        <w:t>Purkinje</w:t>
      </w:r>
      <w:r w:rsidR="0016296A">
        <w:rPr>
          <w:spacing w:val="-1"/>
        </w:rPr>
        <w:t xml:space="preserve"> </w:t>
      </w:r>
      <w:r w:rsidR="0016296A">
        <w:t>du</w:t>
      </w:r>
      <w:r w:rsidR="0016296A">
        <w:rPr>
          <w:spacing w:val="-2"/>
        </w:rPr>
        <w:t xml:space="preserve"> </w:t>
      </w:r>
      <w:r w:rsidR="0016296A">
        <w:t>cervelet, n’</w:t>
      </w:r>
      <w:r>
        <w:t>expr</w:t>
      </w:r>
      <w:r w:rsidR="0016296A">
        <w:t>im</w:t>
      </w:r>
      <w:r>
        <w:t>en</w:t>
      </w:r>
      <w:r w:rsidR="0016296A">
        <w:t>t</w:t>
      </w:r>
      <w:r>
        <w:t xml:space="preserve"> </w:t>
      </w:r>
      <w:r w:rsidR="0016296A">
        <w:t xml:space="preserve">que </w:t>
      </w:r>
      <w:r>
        <w:t>faible</w:t>
      </w:r>
      <w:r w:rsidR="0016296A">
        <w:t>ment</w:t>
      </w:r>
      <w:r>
        <w:t xml:space="preserve"> VDR (Bouillon</w:t>
      </w:r>
      <w:r>
        <w:rPr>
          <w:spacing w:val="-2"/>
        </w:rPr>
        <w:t xml:space="preserve"> </w:t>
      </w:r>
      <w:r>
        <w:t>et</w:t>
      </w:r>
      <w:r>
        <w:rPr>
          <w:spacing w:val="-1"/>
        </w:rPr>
        <w:t xml:space="preserve"> </w:t>
      </w:r>
      <w:r>
        <w:t>al.</w:t>
      </w:r>
      <w:r>
        <w:rPr>
          <w:spacing w:val="-2"/>
        </w:rPr>
        <w:t xml:space="preserve"> </w:t>
      </w:r>
      <w:hyperlink w:anchor="_bookmark60" w:history="1">
        <w:r>
          <w:t>2008</w:t>
        </w:r>
      </w:hyperlink>
      <w:r>
        <w:t>).</w:t>
      </w:r>
    </w:p>
    <w:p w14:paraId="36E24893" w14:textId="1B600021" w:rsidR="002C0AF8" w:rsidRDefault="0016296A">
      <w:pPr>
        <w:pStyle w:val="BodyText"/>
        <w:spacing w:line="386" w:lineRule="auto"/>
        <w:ind w:left="110" w:right="126" w:firstLine="225"/>
        <w:jc w:val="both"/>
      </w:pPr>
      <w:r>
        <w:t>Plus récemment l’intérêt pour la vitamine D a été étendue à différentes pathologies diversement associées à des désordres osseux, en particulier dans le cancer, les maladies cardio-métaboliques (obésité et diabète de type 2, métabolisme du glucose) et les maladies auto-immunes</w:t>
      </w:r>
      <w:r>
        <w:rPr>
          <w:spacing w:val="-52"/>
        </w:rPr>
        <w:t xml:space="preserve"> </w:t>
      </w:r>
      <w:r>
        <w:rPr>
          <w:w w:val="95"/>
        </w:rPr>
        <w:t>(diabète</w:t>
      </w:r>
      <w:r>
        <w:rPr>
          <w:spacing w:val="1"/>
          <w:w w:val="95"/>
        </w:rPr>
        <w:t xml:space="preserve"> </w:t>
      </w:r>
      <w:r>
        <w:rPr>
          <w:w w:val="95"/>
        </w:rPr>
        <w:t>de</w:t>
      </w:r>
      <w:r>
        <w:rPr>
          <w:spacing w:val="1"/>
          <w:w w:val="95"/>
        </w:rPr>
        <w:t xml:space="preserve"> </w:t>
      </w:r>
      <w:r>
        <w:rPr>
          <w:w w:val="95"/>
        </w:rPr>
        <w:t>type</w:t>
      </w:r>
      <w:r>
        <w:rPr>
          <w:spacing w:val="1"/>
          <w:w w:val="95"/>
        </w:rPr>
        <w:t xml:space="preserve"> </w:t>
      </w:r>
      <w:r>
        <w:rPr>
          <w:w w:val="95"/>
        </w:rPr>
        <w:t>1,</w:t>
      </w:r>
      <w:r>
        <w:rPr>
          <w:spacing w:val="1"/>
          <w:w w:val="95"/>
        </w:rPr>
        <w:t xml:space="preserve"> </w:t>
      </w:r>
      <w:r>
        <w:rPr>
          <w:w w:val="95"/>
        </w:rPr>
        <w:t>sclérose</w:t>
      </w:r>
      <w:r>
        <w:rPr>
          <w:spacing w:val="1"/>
          <w:w w:val="95"/>
        </w:rPr>
        <w:t xml:space="preserve"> </w:t>
      </w:r>
      <w:r>
        <w:rPr>
          <w:w w:val="95"/>
        </w:rPr>
        <w:t>en</w:t>
      </w:r>
      <w:r>
        <w:rPr>
          <w:spacing w:val="1"/>
          <w:w w:val="95"/>
        </w:rPr>
        <w:t xml:space="preserve"> </w:t>
      </w:r>
      <w:r>
        <w:rPr>
          <w:w w:val="95"/>
        </w:rPr>
        <w:t>plaques,</w:t>
      </w:r>
      <w:r>
        <w:rPr>
          <w:spacing w:val="1"/>
          <w:w w:val="95"/>
        </w:rPr>
        <w:t xml:space="preserve"> </w:t>
      </w:r>
      <w:r>
        <w:rPr>
          <w:w w:val="95"/>
        </w:rPr>
        <w:t>troubles</w:t>
      </w:r>
      <w:r>
        <w:rPr>
          <w:spacing w:val="1"/>
          <w:w w:val="95"/>
        </w:rPr>
        <w:t xml:space="preserve"> </w:t>
      </w:r>
      <w:r>
        <w:rPr>
          <w:w w:val="95"/>
        </w:rPr>
        <w:t>thyroïdiens</w:t>
      </w:r>
      <w:r>
        <w:rPr>
          <w:spacing w:val="1"/>
          <w:w w:val="95"/>
        </w:rPr>
        <w:t xml:space="preserve"> </w:t>
      </w:r>
      <w:r>
        <w:rPr>
          <w:w w:val="95"/>
        </w:rPr>
        <w:t>auto-immuns)</w:t>
      </w:r>
      <w:r>
        <w:rPr>
          <w:spacing w:val="1"/>
          <w:w w:val="95"/>
        </w:rPr>
        <w:t xml:space="preserve"> </w:t>
      </w:r>
      <w:r>
        <w:rPr>
          <w:w w:val="95"/>
        </w:rPr>
        <w:t>(</w:t>
      </w:r>
      <w:proofErr w:type="spellStart"/>
      <w:r>
        <w:rPr>
          <w:w w:val="95"/>
        </w:rPr>
        <w:t>Dankers</w:t>
      </w:r>
      <w:proofErr w:type="spellEnd"/>
      <w:r>
        <w:rPr>
          <w:spacing w:val="1"/>
          <w:w w:val="95"/>
        </w:rPr>
        <w:t xml:space="preserve"> </w:t>
      </w:r>
      <w:r>
        <w:rPr>
          <w:w w:val="95"/>
        </w:rPr>
        <w:t>et</w:t>
      </w:r>
      <w:r>
        <w:rPr>
          <w:spacing w:val="49"/>
        </w:rPr>
        <w:t xml:space="preserve"> </w:t>
      </w:r>
      <w:r>
        <w:rPr>
          <w:w w:val="95"/>
        </w:rPr>
        <w:t>al.</w:t>
      </w:r>
      <w:r>
        <w:rPr>
          <w:spacing w:val="50"/>
        </w:rPr>
        <w:t xml:space="preserve"> </w:t>
      </w:r>
      <w:hyperlink w:anchor="_bookmark69" w:history="1">
        <w:r>
          <w:rPr>
            <w:w w:val="95"/>
          </w:rPr>
          <w:t xml:space="preserve">2017 </w:t>
        </w:r>
      </w:hyperlink>
      <w:r>
        <w:rPr>
          <w:w w:val="95"/>
        </w:rPr>
        <w:t>;</w:t>
      </w:r>
      <w:r>
        <w:rPr>
          <w:spacing w:val="-50"/>
          <w:w w:val="95"/>
        </w:rPr>
        <w:t xml:space="preserve"> </w:t>
      </w:r>
      <w:proofErr w:type="spellStart"/>
      <w:r>
        <w:t>Caprio</w:t>
      </w:r>
      <w:proofErr w:type="spellEnd"/>
      <w:r>
        <w:rPr>
          <w:spacing w:val="-2"/>
        </w:rPr>
        <w:t xml:space="preserve"> </w:t>
      </w:r>
      <w:r>
        <w:t>et</w:t>
      </w:r>
      <w:r>
        <w:rPr>
          <w:spacing w:val="-1"/>
        </w:rPr>
        <w:t xml:space="preserve"> </w:t>
      </w:r>
      <w:r>
        <w:t>al.</w:t>
      </w:r>
      <w:r>
        <w:rPr>
          <w:spacing w:val="-1"/>
        </w:rPr>
        <w:t xml:space="preserve"> </w:t>
      </w:r>
      <w:hyperlink w:anchor="_bookmark64" w:history="1">
        <w:r>
          <w:t>2017</w:t>
        </w:r>
      </w:hyperlink>
      <w:r>
        <w:t>)</w:t>
      </w:r>
      <w:r>
        <w:rPr>
          <w:spacing w:val="-1"/>
        </w:rPr>
        <w:t xml:space="preserve"> </w:t>
      </w:r>
      <w:commentRangeStart w:id="43"/>
      <w:r>
        <w:t>(Figure</w:t>
      </w:r>
      <w:r>
        <w:rPr>
          <w:spacing w:val="-1"/>
        </w:rPr>
        <w:t xml:space="preserve"> </w:t>
      </w:r>
      <w:hyperlink w:anchor="_bookmark22" w:history="1">
        <w:r>
          <w:t>6</w:t>
        </w:r>
      </w:hyperlink>
      <w:r>
        <w:t>).</w:t>
      </w:r>
      <w:commentRangeEnd w:id="43"/>
      <w:r w:rsidR="00EF1D54">
        <w:rPr>
          <w:rStyle w:val="CommentReference"/>
        </w:rPr>
        <w:commentReference w:id="43"/>
      </w:r>
    </w:p>
    <w:p w14:paraId="458D2B21" w14:textId="09FEC2D5" w:rsidR="002C0AF8" w:rsidRDefault="003E36B0" w:rsidP="00153376">
      <w:pPr>
        <w:pStyle w:val="BodyText"/>
        <w:spacing w:before="89" w:line="386" w:lineRule="auto"/>
        <w:ind w:left="117" w:right="162" w:firstLine="218"/>
        <w:jc w:val="both"/>
      </w:pPr>
      <w:bookmarkStart w:id="44" w:name="_bookmark22"/>
      <w:bookmarkEnd w:id="44"/>
      <w:r>
        <w:t>La</w:t>
      </w:r>
      <w:r w:rsidRPr="004E5513">
        <w:t xml:space="preserve"> </w:t>
      </w:r>
      <w:r>
        <w:t>vitamine</w:t>
      </w:r>
      <w:r w:rsidRPr="004E5513">
        <w:t xml:space="preserve"> </w:t>
      </w:r>
      <w:r>
        <w:t>D</w:t>
      </w:r>
      <w:r w:rsidRPr="004E5513">
        <w:t xml:space="preserve"> </w:t>
      </w:r>
      <w:r>
        <w:t>exerce</w:t>
      </w:r>
      <w:r w:rsidRPr="004E5513">
        <w:t xml:space="preserve"> </w:t>
      </w:r>
      <w:r>
        <w:t>en</w:t>
      </w:r>
      <w:r w:rsidRPr="004E5513">
        <w:t xml:space="preserve"> </w:t>
      </w:r>
      <w:r>
        <w:t>plus</w:t>
      </w:r>
      <w:r w:rsidRPr="004E5513">
        <w:t xml:space="preserve"> </w:t>
      </w:r>
      <w:r>
        <w:t>de</w:t>
      </w:r>
      <w:r w:rsidRPr="004E5513">
        <w:t xml:space="preserve"> </w:t>
      </w:r>
      <w:r>
        <w:t>son</w:t>
      </w:r>
      <w:r w:rsidRPr="004E5513">
        <w:t xml:space="preserve"> </w:t>
      </w:r>
      <w:r>
        <w:t>action</w:t>
      </w:r>
      <w:r w:rsidRPr="004E5513">
        <w:t xml:space="preserve"> </w:t>
      </w:r>
      <w:r>
        <w:t>endocrine</w:t>
      </w:r>
      <w:r w:rsidRPr="004E5513">
        <w:t xml:space="preserve"> </w:t>
      </w:r>
      <w:r>
        <w:t>classique,</w:t>
      </w:r>
      <w:r w:rsidRPr="00153376">
        <w:t xml:space="preserve"> </w:t>
      </w:r>
      <w:r w:rsidR="00E8607B">
        <w:t xml:space="preserve">dépendante de la 1-hydroxylation </w:t>
      </w:r>
      <w:r>
        <w:t>par</w:t>
      </w:r>
      <w:r w:rsidRPr="00153376">
        <w:t xml:space="preserve"> </w:t>
      </w:r>
      <w:r>
        <w:t>le</w:t>
      </w:r>
      <w:r w:rsidRPr="00153376">
        <w:t xml:space="preserve"> </w:t>
      </w:r>
      <w:r>
        <w:t>rein,</w:t>
      </w:r>
      <w:r w:rsidRPr="00153376">
        <w:t xml:space="preserve"> </w:t>
      </w:r>
      <w:r>
        <w:t>une</w:t>
      </w:r>
      <w:r w:rsidRPr="00153376">
        <w:t xml:space="preserve"> </w:t>
      </w:r>
      <w:r>
        <w:t>action</w:t>
      </w:r>
      <w:r w:rsidRPr="00153376">
        <w:t xml:space="preserve"> </w:t>
      </w:r>
      <w:r>
        <w:t>locale</w:t>
      </w:r>
      <w:r w:rsidRPr="00153376">
        <w:t xml:space="preserve"> </w:t>
      </w:r>
      <w:r>
        <w:t>autocrine</w:t>
      </w:r>
      <w:r w:rsidR="00E8607B">
        <w:t xml:space="preserve"> et</w:t>
      </w:r>
      <w:r w:rsidRPr="00153376">
        <w:t xml:space="preserve"> </w:t>
      </w:r>
      <w:r>
        <w:t>paracrine,</w:t>
      </w:r>
      <w:r w:rsidRPr="00153376">
        <w:t xml:space="preserve"> </w:t>
      </w:r>
      <w:r>
        <w:t>par</w:t>
      </w:r>
      <w:r w:rsidRPr="00153376">
        <w:t xml:space="preserve"> </w:t>
      </w:r>
      <w:r>
        <w:t>le</w:t>
      </w:r>
      <w:r w:rsidRPr="00153376">
        <w:t xml:space="preserve"> </w:t>
      </w:r>
      <w:r>
        <w:t>biais</w:t>
      </w:r>
      <w:r w:rsidRPr="00153376">
        <w:t xml:space="preserve"> </w:t>
      </w:r>
      <w:r>
        <w:t>d’une</w:t>
      </w:r>
      <w:r w:rsidRPr="00153376">
        <w:t xml:space="preserve"> </w:t>
      </w:r>
      <w:r>
        <w:t>expression</w:t>
      </w:r>
      <w:r w:rsidRPr="00153376">
        <w:t xml:space="preserve"> </w:t>
      </w:r>
      <w:r>
        <w:t>locale</w:t>
      </w:r>
      <w:r w:rsidRPr="00153376">
        <w:t xml:space="preserve"> </w:t>
      </w:r>
      <w:r w:rsidR="00E8607B" w:rsidRPr="00153376">
        <w:t xml:space="preserve">de l’hydroxylase </w:t>
      </w:r>
      <w:r w:rsidRPr="00153376">
        <w:t>CYP27B1 d</w:t>
      </w:r>
      <w:r w:rsidR="00E8607B" w:rsidRPr="00153376">
        <w:t>ans différents tissus</w:t>
      </w:r>
      <w:r w:rsidRPr="00153376">
        <w:t xml:space="preserve"> (</w:t>
      </w:r>
      <w:proofErr w:type="spellStart"/>
      <w:r w:rsidRPr="00153376">
        <w:t>Carmeliet</w:t>
      </w:r>
      <w:proofErr w:type="spellEnd"/>
      <w:r w:rsidRPr="00153376">
        <w:t>,</w:t>
      </w:r>
      <w:r w:rsidRPr="00153376">
        <w:rPr>
          <w:spacing w:val="27"/>
          <w:w w:val="95"/>
        </w:rPr>
        <w:t xml:space="preserve"> </w:t>
      </w:r>
      <w:proofErr w:type="spellStart"/>
      <w:r w:rsidRPr="00153376">
        <w:rPr>
          <w:w w:val="95"/>
        </w:rPr>
        <w:t>Dermauw</w:t>
      </w:r>
      <w:proofErr w:type="spellEnd"/>
      <w:r w:rsidRPr="00153376">
        <w:rPr>
          <w:spacing w:val="27"/>
          <w:w w:val="95"/>
        </w:rPr>
        <w:t xml:space="preserve"> </w:t>
      </w:r>
      <w:r w:rsidRPr="00153376">
        <w:rPr>
          <w:w w:val="95"/>
        </w:rPr>
        <w:t>et</w:t>
      </w:r>
      <w:r w:rsidRPr="00153376">
        <w:rPr>
          <w:spacing w:val="27"/>
          <w:w w:val="95"/>
        </w:rPr>
        <w:t xml:space="preserve"> </w:t>
      </w:r>
      <w:r w:rsidRPr="00153376">
        <w:t>Bouillon</w:t>
      </w:r>
      <w:r w:rsidRPr="00153376">
        <w:rPr>
          <w:spacing w:val="27"/>
          <w:w w:val="95"/>
        </w:rPr>
        <w:t xml:space="preserve"> </w:t>
      </w:r>
      <w:hyperlink w:anchor="_bookmark65" w:history="1">
        <w:r w:rsidRPr="00153376">
          <w:t xml:space="preserve">2015 </w:t>
        </w:r>
      </w:hyperlink>
      <w:r w:rsidRPr="00153376">
        <w:t xml:space="preserve">; </w:t>
      </w:r>
      <w:proofErr w:type="spellStart"/>
      <w:r w:rsidRPr="004E5513">
        <w:t>Cannell</w:t>
      </w:r>
      <w:proofErr w:type="spellEnd"/>
      <w:r w:rsidRPr="004E5513">
        <w:t xml:space="preserve"> et Hollis </w:t>
      </w:r>
      <w:hyperlink w:anchor="_bookmark62" w:history="1">
        <w:r w:rsidRPr="004E5513">
          <w:t>2008</w:t>
        </w:r>
      </w:hyperlink>
      <w:r w:rsidRPr="004E5513">
        <w:t>).</w:t>
      </w:r>
    </w:p>
    <w:p w14:paraId="53BC6DF0" w14:textId="635202F6" w:rsidR="002C0AF8" w:rsidRDefault="003E36B0">
      <w:pPr>
        <w:pStyle w:val="BodyText"/>
        <w:spacing w:line="386" w:lineRule="auto"/>
        <w:ind w:left="117" w:right="127" w:firstLine="218"/>
        <w:jc w:val="both"/>
      </w:pPr>
      <w:commentRangeStart w:id="45"/>
      <w:r>
        <w:t>Cependant</w:t>
      </w:r>
      <w:r w:rsidR="00E8607B">
        <w:t>,</w:t>
      </w:r>
      <w:r w:rsidRPr="004E5513">
        <w:t xml:space="preserve"> </w:t>
      </w:r>
      <w:r>
        <w:t>les</w:t>
      </w:r>
      <w:r w:rsidRPr="004E5513">
        <w:t xml:space="preserve"> </w:t>
      </w:r>
      <w:r>
        <w:t>bénéfices</w:t>
      </w:r>
      <w:r w:rsidRPr="00153376">
        <w:t xml:space="preserve"> </w:t>
      </w:r>
      <w:r>
        <w:t>extra-squelettiques</w:t>
      </w:r>
      <w:r w:rsidRPr="00153376">
        <w:t xml:space="preserve"> </w:t>
      </w:r>
      <w:r>
        <w:t>associés</w:t>
      </w:r>
      <w:r w:rsidRPr="00153376">
        <w:t xml:space="preserve"> </w:t>
      </w:r>
      <w:r>
        <w:t>à</w:t>
      </w:r>
      <w:r w:rsidRPr="00153376">
        <w:t xml:space="preserve"> </w:t>
      </w:r>
      <w:r>
        <w:t>la</w:t>
      </w:r>
      <w:r w:rsidRPr="00153376">
        <w:t xml:space="preserve"> </w:t>
      </w:r>
      <w:r>
        <w:t>vitamine</w:t>
      </w:r>
      <w:r w:rsidRPr="00153376">
        <w:t xml:space="preserve"> </w:t>
      </w:r>
      <w:r>
        <w:t>D</w:t>
      </w:r>
      <w:r w:rsidRPr="00153376">
        <w:t xml:space="preserve"> </w:t>
      </w:r>
      <w:r>
        <w:t>ne</w:t>
      </w:r>
      <w:r w:rsidRPr="00153376">
        <w:t xml:space="preserve"> </w:t>
      </w:r>
      <w:r>
        <w:t>serai</w:t>
      </w:r>
      <w:r w:rsidR="00E8607B">
        <w:t>en</w:t>
      </w:r>
      <w:r>
        <w:t>t</w:t>
      </w:r>
      <w:r w:rsidRPr="00153376">
        <w:t xml:space="preserve"> </w:t>
      </w:r>
      <w:r>
        <w:t>visible</w:t>
      </w:r>
      <w:r w:rsidR="00AC48D4">
        <w:t>s</w:t>
      </w:r>
      <w:r w:rsidRPr="00153376">
        <w:t xml:space="preserve"> </w:t>
      </w:r>
      <w:r>
        <w:t>que</w:t>
      </w:r>
      <w:r w:rsidRPr="00153376">
        <w:t xml:space="preserve"> </w:t>
      </w:r>
      <w:r w:rsidR="00AC48D4">
        <w:t xml:space="preserve">lorsque la </w:t>
      </w:r>
      <w:r>
        <w:t xml:space="preserve">concentration de </w:t>
      </w:r>
      <w:proofErr w:type="spellStart"/>
      <w:r w:rsidR="00AC48D4">
        <w:t>calcidiol</w:t>
      </w:r>
      <w:proofErr w:type="spellEnd"/>
      <w:r>
        <w:t xml:space="preserve"> serait supérieure au seuil de 40 ng/mL (</w:t>
      </w:r>
      <w:proofErr w:type="spellStart"/>
      <w:r>
        <w:t>Caprio</w:t>
      </w:r>
      <w:proofErr w:type="spellEnd"/>
      <w:r>
        <w:t xml:space="preserve"> et al. </w:t>
      </w:r>
      <w:hyperlink w:anchor="_bookmark64" w:history="1">
        <w:r>
          <w:t>2017</w:t>
        </w:r>
      </w:hyperlink>
      <w:r>
        <w:t xml:space="preserve">), ce qui nécessite une dose journalière nettement supérieure </w:t>
      </w:r>
      <w:r w:rsidR="00AC48D4">
        <w:t xml:space="preserve">à </w:t>
      </w:r>
      <w:r>
        <w:t>celle</w:t>
      </w:r>
      <w:r>
        <w:rPr>
          <w:spacing w:val="1"/>
        </w:rPr>
        <w:t xml:space="preserve"> </w:t>
      </w:r>
      <w:r>
        <w:t>recommandée</w:t>
      </w:r>
      <w:r>
        <w:rPr>
          <w:spacing w:val="-2"/>
        </w:rPr>
        <w:t xml:space="preserve"> </w:t>
      </w:r>
      <w:r>
        <w:t>habituellement.</w:t>
      </w:r>
      <w:commentRangeEnd w:id="45"/>
      <w:r w:rsidR="00F674AF">
        <w:rPr>
          <w:rStyle w:val="CommentReference"/>
        </w:rPr>
        <w:commentReference w:id="45"/>
      </w:r>
    </w:p>
    <w:p w14:paraId="7ED2635B" w14:textId="264878EB" w:rsidR="00824D64" w:rsidRDefault="00824D64">
      <w:pPr>
        <w:rPr>
          <w:sz w:val="35"/>
        </w:rPr>
      </w:pPr>
      <w:r>
        <w:rPr>
          <w:sz w:val="35"/>
        </w:rPr>
        <w:br w:type="page"/>
      </w:r>
    </w:p>
    <w:p w14:paraId="2276B3F9" w14:textId="77777777" w:rsidR="00824D64" w:rsidRDefault="00824D64" w:rsidP="00824D64">
      <w:pPr>
        <w:pStyle w:val="BodyText"/>
        <w:spacing w:before="7"/>
        <w:rPr>
          <w:b/>
          <w:sz w:val="20"/>
        </w:rPr>
      </w:pPr>
      <w:r>
        <w:rPr>
          <w:noProof/>
        </w:rPr>
        <w:lastRenderedPageBreak/>
        <w:drawing>
          <wp:anchor distT="0" distB="0" distL="0" distR="0" simplePos="0" relativeHeight="2" behindDoc="1" locked="0" layoutInCell="1" allowOverlap="1" wp14:anchorId="5AC1EC6A" wp14:editId="617E64BD">
            <wp:simplePos x="0" y="0"/>
            <wp:positionH relativeFrom="page">
              <wp:posOffset>-494665</wp:posOffset>
            </wp:positionH>
            <wp:positionV relativeFrom="page">
              <wp:posOffset>2338070</wp:posOffset>
            </wp:positionV>
            <wp:extent cx="8501380" cy="5833745"/>
            <wp:effectExtent l="317"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rot="16200000">
                      <a:off x="0" y="0"/>
                      <a:ext cx="8501380" cy="5833745"/>
                    </a:xfrm>
                    <a:prstGeom prst="rect">
                      <a:avLst/>
                    </a:prstGeom>
                  </pic:spPr>
                </pic:pic>
              </a:graphicData>
            </a:graphic>
            <wp14:sizeRelH relativeFrom="margin">
              <wp14:pctWidth>0</wp14:pctWidth>
            </wp14:sizeRelH>
            <wp14:sizeRelV relativeFrom="margin">
              <wp14:pctHeight>0</wp14:pctHeight>
            </wp14:sizeRelV>
          </wp:anchor>
        </w:drawing>
      </w:r>
    </w:p>
    <w:p w14:paraId="6D993F6D" w14:textId="305CDE71" w:rsidR="00824D64" w:rsidRDefault="00824D64" w:rsidP="00824D64">
      <w:pPr>
        <w:pStyle w:val="BodyText"/>
        <w:spacing w:before="7"/>
        <w:rPr>
          <w:sz w:val="20"/>
        </w:rPr>
      </w:pPr>
      <w:r>
        <w:rPr>
          <w:b/>
          <w:sz w:val="20"/>
        </w:rPr>
        <w:t>F</w:t>
      </w:r>
      <w:r>
        <w:rPr>
          <w:b/>
          <w:smallCaps/>
          <w:sz w:val="20"/>
        </w:rPr>
        <w:t>igure</w:t>
      </w:r>
      <w:r>
        <w:rPr>
          <w:b/>
          <w:sz w:val="20"/>
        </w:rPr>
        <w:t>6</w:t>
      </w:r>
      <w:r>
        <w:rPr>
          <w:b/>
          <w:spacing w:val="-7"/>
          <w:sz w:val="20"/>
        </w:rPr>
        <w:t xml:space="preserve"> </w:t>
      </w:r>
      <w:r>
        <w:rPr>
          <w:b/>
          <w:sz w:val="20"/>
        </w:rPr>
        <w:t>–</w:t>
      </w:r>
      <w:r>
        <w:rPr>
          <w:b/>
          <w:spacing w:val="-8"/>
          <w:sz w:val="20"/>
        </w:rPr>
        <w:t xml:space="preserve"> </w:t>
      </w:r>
      <w:r>
        <w:rPr>
          <w:b/>
          <w:sz w:val="20"/>
        </w:rPr>
        <w:t>Effets</w:t>
      </w:r>
      <w:r>
        <w:rPr>
          <w:b/>
          <w:spacing w:val="-7"/>
          <w:sz w:val="20"/>
        </w:rPr>
        <w:t xml:space="preserve"> </w:t>
      </w:r>
      <w:r>
        <w:rPr>
          <w:b/>
          <w:sz w:val="20"/>
        </w:rPr>
        <w:t>classiques</w:t>
      </w:r>
      <w:r>
        <w:rPr>
          <w:b/>
          <w:spacing w:val="-7"/>
          <w:sz w:val="20"/>
        </w:rPr>
        <w:t xml:space="preserve"> </w:t>
      </w:r>
      <w:r>
        <w:rPr>
          <w:b/>
          <w:sz w:val="20"/>
        </w:rPr>
        <w:t>et</w:t>
      </w:r>
      <w:r>
        <w:rPr>
          <w:b/>
          <w:spacing w:val="-8"/>
          <w:sz w:val="20"/>
        </w:rPr>
        <w:t xml:space="preserve"> </w:t>
      </w:r>
      <w:r>
        <w:rPr>
          <w:b/>
          <w:sz w:val="20"/>
        </w:rPr>
        <w:t>extra-squelettiques</w:t>
      </w:r>
      <w:r>
        <w:rPr>
          <w:b/>
          <w:spacing w:val="-7"/>
          <w:sz w:val="20"/>
        </w:rPr>
        <w:t xml:space="preserve"> </w:t>
      </w:r>
      <w:r>
        <w:rPr>
          <w:b/>
          <w:sz w:val="20"/>
        </w:rPr>
        <w:t>de</w:t>
      </w:r>
      <w:r>
        <w:rPr>
          <w:b/>
          <w:spacing w:val="-7"/>
          <w:sz w:val="20"/>
        </w:rPr>
        <w:t xml:space="preserve"> </w:t>
      </w:r>
      <w:r>
        <w:rPr>
          <w:b/>
          <w:sz w:val="20"/>
        </w:rPr>
        <w:t>la</w:t>
      </w:r>
      <w:r>
        <w:rPr>
          <w:b/>
          <w:spacing w:val="-8"/>
          <w:sz w:val="20"/>
        </w:rPr>
        <w:t xml:space="preserve"> </w:t>
      </w:r>
      <w:r>
        <w:rPr>
          <w:b/>
          <w:sz w:val="20"/>
        </w:rPr>
        <w:t>vitamine</w:t>
      </w:r>
      <w:r>
        <w:rPr>
          <w:b/>
          <w:spacing w:val="-7"/>
          <w:sz w:val="20"/>
        </w:rPr>
        <w:t xml:space="preserve"> </w:t>
      </w:r>
      <w:r>
        <w:rPr>
          <w:b/>
          <w:sz w:val="20"/>
        </w:rPr>
        <w:t>D.</w:t>
      </w:r>
      <w:r>
        <w:rPr>
          <w:b/>
          <w:spacing w:val="-8"/>
          <w:sz w:val="20"/>
        </w:rPr>
        <w:t xml:space="preserve"> </w:t>
      </w:r>
      <w:proofErr w:type="spellStart"/>
      <w:r>
        <w:rPr>
          <w:sz w:val="20"/>
        </w:rPr>
        <w:t>Caprio</w:t>
      </w:r>
      <w:proofErr w:type="spellEnd"/>
      <w:r>
        <w:rPr>
          <w:spacing w:val="-7"/>
          <w:sz w:val="20"/>
        </w:rPr>
        <w:t xml:space="preserve"> </w:t>
      </w:r>
      <w:r>
        <w:rPr>
          <w:sz w:val="20"/>
        </w:rPr>
        <w:t>et</w:t>
      </w:r>
      <w:r>
        <w:rPr>
          <w:spacing w:val="-8"/>
          <w:sz w:val="20"/>
        </w:rPr>
        <w:t xml:space="preserve"> </w:t>
      </w:r>
      <w:r>
        <w:rPr>
          <w:sz w:val="20"/>
        </w:rPr>
        <w:t>al.</w:t>
      </w:r>
      <w:r>
        <w:rPr>
          <w:spacing w:val="-7"/>
          <w:sz w:val="20"/>
        </w:rPr>
        <w:t xml:space="preserve"> </w:t>
      </w:r>
      <w:r>
        <w:rPr>
          <w:sz w:val="20"/>
        </w:rPr>
        <w:t>(</w:t>
      </w:r>
      <w:hyperlink w:anchor="_bookmark64" w:history="1">
        <w:r>
          <w:rPr>
            <w:sz w:val="20"/>
          </w:rPr>
          <w:t>2017</w:t>
        </w:r>
      </w:hyperlink>
      <w:r>
        <w:rPr>
          <w:sz w:val="20"/>
        </w:rPr>
        <w:t>)</w:t>
      </w:r>
    </w:p>
    <w:p w14:paraId="683A8BB9" w14:textId="74AF06C8" w:rsidR="002C0AF8" w:rsidRDefault="003E36B0">
      <w:pPr>
        <w:pStyle w:val="ListParagraph"/>
        <w:numPr>
          <w:ilvl w:val="1"/>
          <w:numId w:val="1"/>
        </w:numPr>
        <w:tabs>
          <w:tab w:val="left" w:pos="665"/>
        </w:tabs>
        <w:ind w:hanging="548"/>
        <w:rPr>
          <w:rFonts w:ascii="Arial"/>
          <w:b/>
          <w:sz w:val="28"/>
        </w:rPr>
      </w:pPr>
      <w:bookmarkStart w:id="46" w:name="Dose"/>
      <w:bookmarkStart w:id="47" w:name="_bookmark23"/>
      <w:bookmarkEnd w:id="46"/>
      <w:bookmarkEnd w:id="47"/>
      <w:r>
        <w:rPr>
          <w:rFonts w:ascii="Arial"/>
          <w:b/>
          <w:sz w:val="28"/>
        </w:rPr>
        <w:t>Dose</w:t>
      </w:r>
      <w:r w:rsidR="00AC48D4">
        <w:rPr>
          <w:rFonts w:ascii="Arial"/>
          <w:b/>
          <w:sz w:val="28"/>
        </w:rPr>
        <w:t>s th</w:t>
      </w:r>
      <w:r w:rsidR="00AC48D4">
        <w:rPr>
          <w:rFonts w:ascii="Arial"/>
          <w:b/>
          <w:sz w:val="28"/>
        </w:rPr>
        <w:t>é</w:t>
      </w:r>
      <w:r w:rsidR="00AC48D4">
        <w:rPr>
          <w:rFonts w:ascii="Arial"/>
          <w:b/>
          <w:sz w:val="28"/>
        </w:rPr>
        <w:t>rapeutiques efficaces</w:t>
      </w:r>
    </w:p>
    <w:p w14:paraId="290F272D" w14:textId="77777777" w:rsidR="002C0AF8" w:rsidRDefault="003E36B0">
      <w:pPr>
        <w:pStyle w:val="ListParagraph"/>
        <w:numPr>
          <w:ilvl w:val="2"/>
          <w:numId w:val="1"/>
        </w:numPr>
        <w:tabs>
          <w:tab w:val="left" w:pos="778"/>
        </w:tabs>
        <w:spacing w:before="359"/>
        <w:rPr>
          <w:rFonts w:ascii="Arial" w:hAnsi="Arial"/>
          <w:b/>
          <w:sz w:val="24"/>
        </w:rPr>
      </w:pPr>
      <w:bookmarkStart w:id="48" w:name="Unités"/>
      <w:bookmarkStart w:id="49" w:name="_bookmark24"/>
      <w:bookmarkEnd w:id="48"/>
      <w:bookmarkEnd w:id="49"/>
      <w:r>
        <w:rPr>
          <w:rFonts w:ascii="Arial" w:hAnsi="Arial"/>
          <w:b/>
          <w:sz w:val="24"/>
        </w:rPr>
        <w:t>Unités</w:t>
      </w:r>
    </w:p>
    <w:p w14:paraId="455EC390" w14:textId="32CA81F3" w:rsidR="002C0AF8" w:rsidRDefault="003E36B0">
      <w:pPr>
        <w:pStyle w:val="BodyText"/>
        <w:spacing w:before="296" w:line="386" w:lineRule="auto"/>
        <w:ind w:left="109" w:right="125" w:firstLine="226"/>
        <w:jc w:val="both"/>
      </w:pPr>
      <w:commentRangeStart w:id="50"/>
      <w:commentRangeStart w:id="51"/>
      <w:r>
        <w:t>L</w:t>
      </w:r>
      <w:r w:rsidR="00AC48D4">
        <w:t>’expression</w:t>
      </w:r>
      <w:r>
        <w:rPr>
          <w:spacing w:val="-13"/>
        </w:rPr>
        <w:t xml:space="preserve"> </w:t>
      </w:r>
      <w:r>
        <w:t>de</w:t>
      </w:r>
      <w:r>
        <w:rPr>
          <w:spacing w:val="-12"/>
        </w:rPr>
        <w:t xml:space="preserve"> </w:t>
      </w:r>
      <w:r>
        <w:t>la</w:t>
      </w:r>
      <w:r>
        <w:rPr>
          <w:spacing w:val="-13"/>
        </w:rPr>
        <w:t xml:space="preserve"> </w:t>
      </w:r>
      <w:r>
        <w:t>dose</w:t>
      </w:r>
      <w:r>
        <w:rPr>
          <w:spacing w:val="-12"/>
        </w:rPr>
        <w:t xml:space="preserve"> </w:t>
      </w:r>
      <w:r>
        <w:t>de</w:t>
      </w:r>
      <w:r>
        <w:rPr>
          <w:spacing w:val="-13"/>
        </w:rPr>
        <w:t xml:space="preserve"> </w:t>
      </w:r>
      <w:r>
        <w:t>la</w:t>
      </w:r>
      <w:r>
        <w:rPr>
          <w:spacing w:val="-13"/>
        </w:rPr>
        <w:t xml:space="preserve"> </w:t>
      </w:r>
      <w:r>
        <w:t>vitamine</w:t>
      </w:r>
      <w:r>
        <w:rPr>
          <w:spacing w:val="-12"/>
        </w:rPr>
        <w:t xml:space="preserve"> </w:t>
      </w:r>
      <w:r>
        <w:t>D</w:t>
      </w:r>
      <w:r>
        <w:rPr>
          <w:spacing w:val="-13"/>
        </w:rPr>
        <w:t xml:space="preserve"> </w:t>
      </w:r>
      <w:r>
        <w:t>peut</w:t>
      </w:r>
      <w:r>
        <w:rPr>
          <w:spacing w:val="-12"/>
        </w:rPr>
        <w:t xml:space="preserve"> </w:t>
      </w:r>
      <w:r>
        <w:t>se</w:t>
      </w:r>
      <w:r>
        <w:rPr>
          <w:spacing w:val="-13"/>
        </w:rPr>
        <w:t xml:space="preserve"> </w:t>
      </w:r>
      <w:r>
        <w:t>faire</w:t>
      </w:r>
      <w:r>
        <w:rPr>
          <w:spacing w:val="-12"/>
        </w:rPr>
        <w:t xml:space="preserve"> </w:t>
      </w:r>
      <w:r>
        <w:t>en</w:t>
      </w:r>
      <w:r>
        <w:rPr>
          <w:spacing w:val="-13"/>
        </w:rPr>
        <w:t xml:space="preserve"> </w:t>
      </w:r>
      <w:r>
        <w:t>plusieurs</w:t>
      </w:r>
      <w:r>
        <w:rPr>
          <w:spacing w:val="-13"/>
        </w:rPr>
        <w:t xml:space="preserve"> </w:t>
      </w:r>
      <w:r>
        <w:t>unités.</w:t>
      </w:r>
      <w:r>
        <w:rPr>
          <w:spacing w:val="-12"/>
        </w:rPr>
        <w:t xml:space="preserve"> </w:t>
      </w:r>
      <w:r>
        <w:t>Classiquement,</w:t>
      </w:r>
      <w:r>
        <w:rPr>
          <w:spacing w:val="-13"/>
        </w:rPr>
        <w:t xml:space="preserve"> </w:t>
      </w:r>
      <w:r w:rsidR="00EF1D54">
        <w:t>c’est l’</w:t>
      </w:r>
      <w:r>
        <w:t>UI (Unité Internationale)</w:t>
      </w:r>
      <w:r w:rsidR="00EF1D54">
        <w:t xml:space="preserve"> qui est utilisée</w:t>
      </w:r>
      <w:r>
        <w:t xml:space="preserve">. </w:t>
      </w:r>
      <w:r w:rsidR="00EF1D54">
        <w:t>Elle peut également être exprimée en</w:t>
      </w:r>
      <w:r w:rsidR="00EF1D54" w:rsidRPr="004E5513">
        <w:t xml:space="preserve"> masse lors de prises de comprimés. </w:t>
      </w:r>
      <w:r w:rsidR="00EF1D54">
        <w:t>L’équivalence est de</w:t>
      </w:r>
      <w:r w:rsidR="00EF1D54" w:rsidRPr="00EF1D54">
        <w:t xml:space="preserve"> </w:t>
      </w:r>
      <w:r w:rsidR="00EF1D54" w:rsidRPr="004E5513">
        <w:t>1</w:t>
      </w:r>
      <w:r w:rsidR="00EF1D54" w:rsidRPr="00EF1D54">
        <w:t xml:space="preserve"> </w:t>
      </w:r>
      <w:r w:rsidR="00EF1D54" w:rsidRPr="004E5513">
        <w:rPr>
          <w:rFonts w:ascii="Cambria Math" w:hAnsi="Cambria Math" w:cs="Cambria Math"/>
        </w:rPr>
        <w:t>𝑔</w:t>
      </w:r>
      <w:r w:rsidR="00EF1D54" w:rsidRPr="004E5513">
        <w:t xml:space="preserve"> </w:t>
      </w:r>
      <w:r w:rsidR="00EF1D54" w:rsidRPr="00EF1D54">
        <w:t>pour</w:t>
      </w:r>
      <w:r w:rsidR="00EF1D54" w:rsidRPr="004E5513">
        <w:t xml:space="preserve"> 40</w:t>
      </w:r>
      <w:r w:rsidR="00EF1D54" w:rsidRPr="00EF1D54">
        <w:t xml:space="preserve"> </w:t>
      </w:r>
      <w:r w:rsidR="00EF1D54" w:rsidRPr="004E5513">
        <w:rPr>
          <w:rFonts w:ascii="Cambria Math" w:hAnsi="Cambria Math" w:cs="Cambria Math"/>
        </w:rPr>
        <w:t>𝑈𝐼</w:t>
      </w:r>
      <w:r w:rsidR="00EF1D54" w:rsidRPr="004E5513">
        <w:t xml:space="preserve"> ou 1</w:t>
      </w:r>
      <w:r w:rsidR="00EF1D54">
        <w:t xml:space="preserve"> </w:t>
      </w:r>
      <w:r w:rsidR="00EF1D54" w:rsidRPr="004E5513">
        <w:rPr>
          <w:rFonts w:ascii="Cambria Math" w:hAnsi="Cambria Math" w:cs="Cambria Math"/>
        </w:rPr>
        <w:t>𝑈𝐼</w:t>
      </w:r>
      <w:r w:rsidR="00EF1D54" w:rsidRPr="004E5513">
        <w:t xml:space="preserve"> </w:t>
      </w:r>
      <w:r w:rsidR="00EF1D54">
        <w:t>pour</w:t>
      </w:r>
      <w:r w:rsidR="00EF1D54" w:rsidRPr="004E5513">
        <w:t xml:space="preserve"> 0</w:t>
      </w:r>
      <w:r w:rsidR="00EF1D54">
        <w:t>,</w:t>
      </w:r>
      <w:r w:rsidR="00EF1D54" w:rsidRPr="004E5513">
        <w:t>025</w:t>
      </w:r>
      <w:r w:rsidR="00EF1D54" w:rsidRPr="004E5513">
        <w:rPr>
          <w:rFonts w:ascii="Cambria Math" w:hAnsi="Cambria Math" w:cs="Cambria Math"/>
        </w:rPr>
        <w:t>𝑔</w:t>
      </w:r>
      <w:r w:rsidR="00EF1D54" w:rsidRPr="004E5513">
        <w:t>.</w:t>
      </w:r>
      <w:r w:rsidR="00EF1D54">
        <w:t xml:space="preserve"> </w:t>
      </w:r>
      <w:r>
        <w:t xml:space="preserve">La concentration de vitamine D </w:t>
      </w:r>
      <w:r w:rsidR="003442F3">
        <w:t xml:space="preserve">(en fait celle de </w:t>
      </w:r>
      <w:proofErr w:type="spellStart"/>
      <w:r w:rsidR="003442F3">
        <w:t>calcidiol</w:t>
      </w:r>
      <w:proofErr w:type="spellEnd"/>
      <w:r w:rsidR="003442F3">
        <w:t xml:space="preserve"> utilisée comme marqueur du statut vitaminique) </w:t>
      </w:r>
      <w:r>
        <w:t>est définie en ng/mL ou</w:t>
      </w:r>
      <w:r w:rsidRPr="004E5513">
        <w:t xml:space="preserve"> </w:t>
      </w:r>
      <w:r w:rsidR="00EF1D54" w:rsidRPr="004E5513">
        <w:t xml:space="preserve">en </w:t>
      </w:r>
      <w:r>
        <w:t>nmol/L.</w:t>
      </w:r>
      <w:r w:rsidRPr="004E5513">
        <w:t xml:space="preserve"> </w:t>
      </w:r>
      <w:r>
        <w:t>Pour</w:t>
      </w:r>
      <w:r w:rsidRPr="004E5513">
        <w:t xml:space="preserve"> </w:t>
      </w:r>
      <w:r>
        <w:t>passer</w:t>
      </w:r>
      <w:r w:rsidRPr="004E5513">
        <w:t xml:space="preserve"> </w:t>
      </w:r>
      <w:r>
        <w:t>de</w:t>
      </w:r>
      <w:r w:rsidRPr="004E5513">
        <w:t xml:space="preserve"> </w:t>
      </w:r>
      <w:r>
        <w:t>ng/mL</w:t>
      </w:r>
      <w:r w:rsidRPr="004E5513">
        <w:t xml:space="preserve"> </w:t>
      </w:r>
      <w:r>
        <w:t>en</w:t>
      </w:r>
      <w:r w:rsidRPr="004E5513">
        <w:t xml:space="preserve"> </w:t>
      </w:r>
      <w:r>
        <w:t>nmol/L,</w:t>
      </w:r>
      <w:r w:rsidRPr="004E5513">
        <w:t xml:space="preserve"> </w:t>
      </w:r>
      <w:r>
        <w:t>il</w:t>
      </w:r>
      <w:r w:rsidRPr="004E5513">
        <w:t xml:space="preserve"> </w:t>
      </w:r>
      <w:r>
        <w:t>suffit</w:t>
      </w:r>
      <w:r w:rsidRPr="004E5513">
        <w:t xml:space="preserve"> </w:t>
      </w:r>
      <w:r>
        <w:t>de</w:t>
      </w:r>
      <w:r w:rsidRPr="004E5513">
        <w:t xml:space="preserve"> </w:t>
      </w:r>
      <w:r>
        <w:t>multiplier</w:t>
      </w:r>
      <w:r w:rsidRPr="004E5513">
        <w:t xml:space="preserve"> </w:t>
      </w:r>
      <w:r>
        <w:t>par</w:t>
      </w:r>
      <w:r w:rsidRPr="004E5513">
        <w:t xml:space="preserve"> </w:t>
      </w:r>
      <w:r>
        <w:t>2.5</w:t>
      </w:r>
      <w:r w:rsidRPr="004E5513">
        <w:t xml:space="preserve"> </w:t>
      </w:r>
      <w:r>
        <w:t>(</w:t>
      </w:r>
      <w:proofErr w:type="spellStart"/>
      <w:r>
        <w:t>Pramyothin</w:t>
      </w:r>
      <w:proofErr w:type="spellEnd"/>
      <w:r>
        <w:rPr>
          <w:spacing w:val="-11"/>
        </w:rPr>
        <w:t xml:space="preserve"> </w:t>
      </w:r>
      <w:r>
        <w:t>et</w:t>
      </w:r>
      <w:r>
        <w:rPr>
          <w:spacing w:val="-10"/>
        </w:rPr>
        <w:t xml:space="preserve"> </w:t>
      </w:r>
      <w:r>
        <w:t>Holick</w:t>
      </w:r>
      <w:r>
        <w:rPr>
          <w:spacing w:val="-11"/>
        </w:rPr>
        <w:t xml:space="preserve"> </w:t>
      </w:r>
      <w:hyperlink w:anchor="_bookmark94" w:history="1">
        <w:r>
          <w:t>2012</w:t>
        </w:r>
      </w:hyperlink>
      <w:r>
        <w:t xml:space="preserve">) </w:t>
      </w:r>
      <w:commentRangeEnd w:id="50"/>
      <w:r w:rsidR="00DE66C2">
        <w:rPr>
          <w:rStyle w:val="CommentReference"/>
        </w:rPr>
        <w:commentReference w:id="50"/>
      </w:r>
      <w:commentRangeEnd w:id="51"/>
      <w:r w:rsidR="00DE66C2">
        <w:rPr>
          <w:rStyle w:val="CommentReference"/>
        </w:rPr>
        <w:commentReference w:id="51"/>
      </w:r>
    </w:p>
    <w:p w14:paraId="7B864F03" w14:textId="727FCAE9" w:rsidR="002C0AF8" w:rsidRDefault="003E36B0">
      <w:pPr>
        <w:pStyle w:val="BodyText"/>
        <w:spacing w:line="386" w:lineRule="auto"/>
        <w:ind w:left="117" w:right="134" w:firstLine="218"/>
        <w:jc w:val="both"/>
        <w:rPr>
          <w:b/>
        </w:rPr>
      </w:pPr>
      <w:r>
        <w:lastRenderedPageBreak/>
        <w:t>Cependant</w:t>
      </w:r>
      <w:r>
        <w:rPr>
          <w:spacing w:val="-13"/>
        </w:rPr>
        <w:t xml:space="preserve"> </w:t>
      </w:r>
      <w:r>
        <w:t>la</w:t>
      </w:r>
      <w:r>
        <w:rPr>
          <w:spacing w:val="-12"/>
        </w:rPr>
        <w:t xml:space="preserve"> </w:t>
      </w:r>
      <w:r>
        <w:t>FDA</w:t>
      </w:r>
      <w:r>
        <w:rPr>
          <w:spacing w:val="-13"/>
        </w:rPr>
        <w:t xml:space="preserve"> </w:t>
      </w:r>
      <w:r>
        <w:t>(Food</w:t>
      </w:r>
      <w:r>
        <w:rPr>
          <w:spacing w:val="-12"/>
        </w:rPr>
        <w:t xml:space="preserve"> </w:t>
      </w:r>
      <w:r>
        <w:t>and</w:t>
      </w:r>
      <w:r>
        <w:rPr>
          <w:spacing w:val="-13"/>
        </w:rPr>
        <w:t xml:space="preserve"> </w:t>
      </w:r>
      <w:proofErr w:type="spellStart"/>
      <w:r>
        <w:t>Drugs</w:t>
      </w:r>
      <w:proofErr w:type="spellEnd"/>
      <w:r>
        <w:rPr>
          <w:spacing w:val="-12"/>
        </w:rPr>
        <w:t xml:space="preserve"> </w:t>
      </w:r>
      <w:r>
        <w:t>Administration)</w:t>
      </w:r>
      <w:r>
        <w:rPr>
          <w:spacing w:val="-13"/>
        </w:rPr>
        <w:t xml:space="preserve"> </w:t>
      </w:r>
      <w:r>
        <w:t>a</w:t>
      </w:r>
      <w:r>
        <w:rPr>
          <w:spacing w:val="-12"/>
        </w:rPr>
        <w:t xml:space="preserve"> </w:t>
      </w:r>
      <w:r>
        <w:t>décidé</w:t>
      </w:r>
      <w:r>
        <w:rPr>
          <w:spacing w:val="-13"/>
        </w:rPr>
        <w:t xml:space="preserve"> </w:t>
      </w:r>
      <w:r>
        <w:t>depuis</w:t>
      </w:r>
      <w:r>
        <w:rPr>
          <w:spacing w:val="-12"/>
        </w:rPr>
        <w:t xml:space="preserve"> </w:t>
      </w:r>
      <w:proofErr w:type="gramStart"/>
      <w:r>
        <w:t>Janvier</w:t>
      </w:r>
      <w:proofErr w:type="gramEnd"/>
      <w:r>
        <w:rPr>
          <w:spacing w:val="-13"/>
        </w:rPr>
        <w:t xml:space="preserve"> </w:t>
      </w:r>
      <w:r>
        <w:t>2021</w:t>
      </w:r>
      <w:r>
        <w:rPr>
          <w:spacing w:val="-12"/>
        </w:rPr>
        <w:t xml:space="preserve"> </w:t>
      </w:r>
      <w:r>
        <w:t>de</w:t>
      </w:r>
      <w:r>
        <w:rPr>
          <w:spacing w:val="-13"/>
        </w:rPr>
        <w:t xml:space="preserve"> </w:t>
      </w:r>
      <w:r>
        <w:t>passer</w:t>
      </w:r>
      <w:r>
        <w:rPr>
          <w:spacing w:val="-12"/>
        </w:rPr>
        <w:t xml:space="preserve"> </w:t>
      </w:r>
      <w:r>
        <w:t>à</w:t>
      </w:r>
      <w:r>
        <w:rPr>
          <w:spacing w:val="-13"/>
        </w:rPr>
        <w:t xml:space="preserve"> </w:t>
      </w:r>
      <w:r>
        <w:t>une</w:t>
      </w:r>
      <w:r>
        <w:rPr>
          <w:spacing w:val="1"/>
        </w:rPr>
        <w:t xml:space="preserve"> </w:t>
      </w:r>
      <w:r>
        <w:t xml:space="preserve">dose </w:t>
      </w:r>
      <w:r w:rsidR="00DE66C2">
        <w:t>exprimée</w:t>
      </w:r>
      <w:r>
        <w:t xml:space="preserve"> en microgramme, ce qui oblige les fabricants à </w:t>
      </w:r>
      <w:r w:rsidR="000621CF">
        <w:t xml:space="preserve">donner </w:t>
      </w:r>
      <w:r>
        <w:t>l’information en microgramme</w:t>
      </w:r>
      <w:r w:rsidR="00DE66C2">
        <w:t>, bien</w:t>
      </w:r>
      <w:r>
        <w:t xml:space="preserve"> que la dénomination en UI reste possible en parallèle. (</w:t>
      </w:r>
      <w:proofErr w:type="spellStart"/>
      <w:r>
        <w:fldChar w:fldCharType="begin"/>
      </w:r>
      <w:r>
        <w:instrText>HYPERLINK "https://www.govinfo.gov/content/pkg/FR-2016-05-27/pdf/2016-11867.pdf" \h</w:instrText>
      </w:r>
      <w:r>
        <w:fldChar w:fldCharType="separate"/>
      </w:r>
      <w:r>
        <w:t>Federal</w:t>
      </w:r>
      <w:proofErr w:type="spellEnd"/>
      <w:r>
        <w:t xml:space="preserve"> </w:t>
      </w:r>
      <w:proofErr w:type="spellStart"/>
      <w:r>
        <w:t>Register</w:t>
      </w:r>
      <w:proofErr w:type="spellEnd"/>
      <w:r>
        <w:t xml:space="preserve"> / Vol. 81, No. 103 /</w:t>
      </w:r>
      <w:r>
        <w:fldChar w:fldCharType="end"/>
      </w:r>
      <w:r>
        <w:rPr>
          <w:spacing w:val="1"/>
        </w:rPr>
        <w:t xml:space="preserve"> </w:t>
      </w:r>
      <w:hyperlink r:id="rId18">
        <w:r>
          <w:t>Friday,</w:t>
        </w:r>
        <w:r>
          <w:rPr>
            <w:spacing w:val="-3"/>
          </w:rPr>
          <w:t xml:space="preserve"> </w:t>
        </w:r>
        <w:r>
          <w:t>May</w:t>
        </w:r>
        <w:r>
          <w:rPr>
            <w:spacing w:val="-2"/>
          </w:rPr>
          <w:t xml:space="preserve"> </w:t>
        </w:r>
        <w:r>
          <w:t>27,</w:t>
        </w:r>
        <w:r>
          <w:rPr>
            <w:spacing w:val="-3"/>
          </w:rPr>
          <w:t xml:space="preserve"> </w:t>
        </w:r>
        <w:r>
          <w:t>2016</w:t>
        </w:r>
      </w:hyperlink>
      <w:r>
        <w:t>)</w:t>
      </w:r>
      <w:r>
        <w:rPr>
          <w:spacing w:val="-2"/>
        </w:rPr>
        <w:t xml:space="preserve"> </w:t>
      </w:r>
      <w:commentRangeStart w:id="52"/>
      <w:r>
        <w:rPr>
          <w:b/>
        </w:rPr>
        <w:t>[Je</w:t>
      </w:r>
      <w:r>
        <w:rPr>
          <w:b/>
          <w:spacing w:val="-2"/>
        </w:rPr>
        <w:t xml:space="preserve"> </w:t>
      </w:r>
      <w:r>
        <w:rPr>
          <w:b/>
        </w:rPr>
        <w:t>ne</w:t>
      </w:r>
      <w:r>
        <w:rPr>
          <w:b/>
          <w:spacing w:val="-3"/>
        </w:rPr>
        <w:t xml:space="preserve"> </w:t>
      </w:r>
      <w:r>
        <w:rPr>
          <w:b/>
        </w:rPr>
        <w:t>sais</w:t>
      </w:r>
      <w:r>
        <w:rPr>
          <w:b/>
          <w:spacing w:val="-2"/>
        </w:rPr>
        <w:t xml:space="preserve"> </w:t>
      </w:r>
      <w:r>
        <w:rPr>
          <w:b/>
        </w:rPr>
        <w:t>pas</w:t>
      </w:r>
      <w:r>
        <w:rPr>
          <w:b/>
          <w:spacing w:val="-2"/>
        </w:rPr>
        <w:t xml:space="preserve"> </w:t>
      </w:r>
      <w:r>
        <w:rPr>
          <w:b/>
        </w:rPr>
        <w:t>comment</w:t>
      </w:r>
      <w:r>
        <w:rPr>
          <w:b/>
          <w:spacing w:val="-3"/>
        </w:rPr>
        <w:t xml:space="preserve"> </w:t>
      </w:r>
      <w:r>
        <w:rPr>
          <w:b/>
        </w:rPr>
        <w:t>citer</w:t>
      </w:r>
      <w:r>
        <w:rPr>
          <w:b/>
          <w:spacing w:val="-2"/>
        </w:rPr>
        <w:t xml:space="preserve"> </w:t>
      </w:r>
      <w:r>
        <w:rPr>
          <w:b/>
        </w:rPr>
        <w:t>ce</w:t>
      </w:r>
      <w:r>
        <w:rPr>
          <w:b/>
          <w:spacing w:val="-2"/>
        </w:rPr>
        <w:t xml:space="preserve"> </w:t>
      </w:r>
      <w:r>
        <w:rPr>
          <w:b/>
        </w:rPr>
        <w:t>document.]</w:t>
      </w:r>
      <w:commentRangeEnd w:id="52"/>
      <w:r w:rsidR="000621CF">
        <w:rPr>
          <w:rStyle w:val="CommentReference"/>
        </w:rPr>
        <w:commentReference w:id="52"/>
      </w:r>
    </w:p>
    <w:p w14:paraId="6E494299" w14:textId="4E7A4D95" w:rsidR="002C0AF8" w:rsidRDefault="003E36B0" w:rsidP="008F427A">
      <w:pPr>
        <w:pStyle w:val="BodyText"/>
        <w:spacing w:line="386" w:lineRule="auto"/>
        <w:ind w:left="117" w:right="126" w:firstLine="218"/>
        <w:jc w:val="both"/>
      </w:pPr>
      <w:commentRangeStart w:id="53"/>
      <w:r>
        <w:t>Une comparaison de la dose de vitamine D pour 1000 UI par jour, ou l’équivalent de la dose en</w:t>
      </w:r>
      <w:r>
        <w:rPr>
          <w:spacing w:val="1"/>
        </w:rPr>
        <w:t xml:space="preserve"> </w:t>
      </w:r>
      <w:r>
        <w:rPr>
          <w:w w:val="95"/>
        </w:rPr>
        <w:t>semaine</w:t>
      </w:r>
      <w:r>
        <w:rPr>
          <w:spacing w:val="34"/>
          <w:w w:val="95"/>
        </w:rPr>
        <w:t xml:space="preserve"> </w:t>
      </w:r>
      <w:r>
        <w:rPr>
          <w:w w:val="95"/>
        </w:rPr>
        <w:t>ou</w:t>
      </w:r>
      <w:r>
        <w:rPr>
          <w:spacing w:val="35"/>
          <w:w w:val="95"/>
        </w:rPr>
        <w:t xml:space="preserve"> </w:t>
      </w:r>
      <w:r>
        <w:rPr>
          <w:w w:val="95"/>
        </w:rPr>
        <w:t>en</w:t>
      </w:r>
      <w:r>
        <w:rPr>
          <w:spacing w:val="34"/>
          <w:w w:val="95"/>
        </w:rPr>
        <w:t xml:space="preserve"> </w:t>
      </w:r>
      <w:r>
        <w:rPr>
          <w:w w:val="95"/>
        </w:rPr>
        <w:t>mois</w:t>
      </w:r>
      <w:r>
        <w:rPr>
          <w:spacing w:val="35"/>
          <w:w w:val="95"/>
        </w:rPr>
        <w:t xml:space="preserve"> </w:t>
      </w:r>
      <w:r>
        <w:rPr>
          <w:w w:val="95"/>
        </w:rPr>
        <w:t>dans</w:t>
      </w:r>
      <w:r>
        <w:rPr>
          <w:spacing w:val="35"/>
          <w:w w:val="95"/>
        </w:rPr>
        <w:t xml:space="preserve"> </w:t>
      </w:r>
      <w:r>
        <w:rPr>
          <w:w w:val="95"/>
        </w:rPr>
        <w:t>un</w:t>
      </w:r>
      <w:r>
        <w:rPr>
          <w:spacing w:val="34"/>
          <w:w w:val="95"/>
        </w:rPr>
        <w:t xml:space="preserve"> </w:t>
      </w:r>
      <w:r>
        <w:rPr>
          <w:w w:val="95"/>
        </w:rPr>
        <w:t>essai</w:t>
      </w:r>
      <w:r>
        <w:rPr>
          <w:spacing w:val="35"/>
          <w:w w:val="95"/>
        </w:rPr>
        <w:t xml:space="preserve"> </w:t>
      </w:r>
      <w:r>
        <w:rPr>
          <w:w w:val="95"/>
        </w:rPr>
        <w:t>clinique</w:t>
      </w:r>
      <w:r>
        <w:rPr>
          <w:spacing w:val="35"/>
          <w:w w:val="95"/>
        </w:rPr>
        <w:t xml:space="preserve"> </w:t>
      </w:r>
      <w:r>
        <w:rPr>
          <w:w w:val="95"/>
        </w:rPr>
        <w:t>chez</w:t>
      </w:r>
      <w:r>
        <w:rPr>
          <w:spacing w:val="34"/>
          <w:w w:val="95"/>
        </w:rPr>
        <w:t xml:space="preserve"> </w:t>
      </w:r>
      <w:r>
        <w:rPr>
          <w:w w:val="95"/>
        </w:rPr>
        <w:t>des</w:t>
      </w:r>
      <w:r>
        <w:rPr>
          <w:spacing w:val="35"/>
          <w:w w:val="95"/>
        </w:rPr>
        <w:t xml:space="preserve"> </w:t>
      </w:r>
      <w:r>
        <w:rPr>
          <w:w w:val="95"/>
        </w:rPr>
        <w:t>patients</w:t>
      </w:r>
      <w:r>
        <w:rPr>
          <w:spacing w:val="35"/>
          <w:w w:val="95"/>
        </w:rPr>
        <w:t xml:space="preserve"> </w:t>
      </w:r>
      <w:r>
        <w:rPr>
          <w:w w:val="95"/>
        </w:rPr>
        <w:t>(âge</w:t>
      </w:r>
      <w:r>
        <w:rPr>
          <w:spacing w:val="34"/>
          <w:w w:val="95"/>
        </w:rPr>
        <w:t xml:space="preserve"> </w:t>
      </w:r>
      <w:r>
        <w:rPr>
          <w:w w:val="95"/>
        </w:rPr>
        <w:t>moyen</w:t>
      </w:r>
      <w:r>
        <w:rPr>
          <w:spacing w:val="35"/>
          <w:w w:val="95"/>
        </w:rPr>
        <w:t xml:space="preserve"> </w:t>
      </w:r>
      <w:r>
        <w:rPr>
          <w:w w:val="95"/>
        </w:rPr>
        <w:t>de</w:t>
      </w:r>
      <w:r>
        <w:rPr>
          <w:spacing w:val="35"/>
          <w:w w:val="95"/>
        </w:rPr>
        <w:t xml:space="preserve"> </w:t>
      </w:r>
      <w:r>
        <w:rPr>
          <w:w w:val="95"/>
        </w:rPr>
        <w:t>53</w:t>
      </w:r>
      <w:r>
        <w:rPr>
          <w:spacing w:val="34"/>
          <w:w w:val="95"/>
        </w:rPr>
        <w:t xml:space="preserve"> </w:t>
      </w:r>
      <w:r>
        <w:rPr>
          <w:w w:val="95"/>
        </w:rPr>
        <w:t>ans</w:t>
      </w:r>
      <w:r>
        <w:rPr>
          <w:spacing w:val="-19"/>
          <w:w w:val="95"/>
        </w:rPr>
        <w:t xml:space="preserve"> </w:t>
      </w:r>
      <w:r>
        <w:rPr>
          <w:w w:val="95"/>
        </w:rPr>
        <w:t>;</w:t>
      </w:r>
      <w:r>
        <w:rPr>
          <w:spacing w:val="35"/>
          <w:w w:val="95"/>
        </w:rPr>
        <w:t xml:space="preserve"> </w:t>
      </w:r>
      <w:r>
        <w:rPr>
          <w:w w:val="95"/>
        </w:rPr>
        <w:t>taux</w:t>
      </w:r>
      <w:r>
        <w:rPr>
          <w:spacing w:val="35"/>
          <w:w w:val="95"/>
        </w:rPr>
        <w:t xml:space="preserve"> </w:t>
      </w:r>
      <w:r>
        <w:rPr>
          <w:w w:val="95"/>
        </w:rPr>
        <w:t>de</w:t>
      </w:r>
      <w:r>
        <w:rPr>
          <w:spacing w:val="34"/>
          <w:w w:val="95"/>
        </w:rPr>
        <w:t xml:space="preserve"> </w:t>
      </w:r>
      <w:r>
        <w:rPr>
          <w:w w:val="95"/>
        </w:rPr>
        <w:t>base</w:t>
      </w:r>
      <w:r>
        <w:rPr>
          <w:spacing w:val="1"/>
          <w:w w:val="95"/>
        </w:rPr>
        <w:t xml:space="preserve"> </w:t>
      </w:r>
      <w:r>
        <w:t xml:space="preserve">moyen de </w:t>
      </w:r>
      <w:proofErr w:type="spellStart"/>
      <w:r w:rsidR="003442F3">
        <w:t>calcidiol</w:t>
      </w:r>
      <w:proofErr w:type="spellEnd"/>
      <w:r>
        <w:t xml:space="preserve"> de ~13 ng/mL) montre qu’une supplémentation en cholécalciférol augmente l</w:t>
      </w:r>
      <w:r w:rsidR="00DE644D">
        <w:t xml:space="preserve">a </w:t>
      </w:r>
      <w:r w:rsidR="003442F3">
        <w:rPr>
          <w:spacing w:val="-52"/>
        </w:rPr>
        <w:t xml:space="preserve"> </w:t>
      </w:r>
      <w:r>
        <w:t xml:space="preserve">concentration de </w:t>
      </w:r>
      <w:proofErr w:type="spellStart"/>
      <w:r w:rsidR="00DE644D">
        <w:t>calcidiol</w:t>
      </w:r>
      <w:proofErr w:type="spellEnd"/>
      <w:r>
        <w:t xml:space="preserve"> de 1.3 ng/100 UI (Bouillon </w:t>
      </w:r>
      <w:hyperlink w:anchor="_bookmark59" w:history="1">
        <w:r>
          <w:t>2017</w:t>
        </w:r>
      </w:hyperlink>
      <w:r>
        <w:t xml:space="preserve">). </w:t>
      </w:r>
      <w:commentRangeEnd w:id="53"/>
      <w:r w:rsidR="003442F3">
        <w:rPr>
          <w:rStyle w:val="CommentReference"/>
        </w:rPr>
        <w:commentReference w:id="53"/>
      </w:r>
      <w:r w:rsidR="003442F3">
        <w:t>Toutefois</w:t>
      </w:r>
      <w:r>
        <w:t xml:space="preserve">, la </w:t>
      </w:r>
      <w:r w:rsidR="003442F3">
        <w:t xml:space="preserve">courbe dose-réponse </w:t>
      </w:r>
      <w:r>
        <w:t>d</w:t>
      </w:r>
      <w:r w:rsidR="003442F3">
        <w:t xml:space="preserve">u </w:t>
      </w:r>
      <w:proofErr w:type="spellStart"/>
      <w:r w:rsidR="003442F3">
        <w:t>calcidiol</w:t>
      </w:r>
      <w:proofErr w:type="spellEnd"/>
      <w:r w:rsidR="003442F3">
        <w:t xml:space="preserve"> </w:t>
      </w:r>
      <w:r>
        <w:rPr>
          <w:spacing w:val="-52"/>
        </w:rPr>
        <w:t xml:space="preserve"> </w:t>
      </w:r>
      <w:r>
        <w:t>n</w:t>
      </w:r>
      <w:r w:rsidR="003442F3">
        <w:t>e serait</w:t>
      </w:r>
      <w:r>
        <w:t xml:space="preserve"> pas linéaire</w:t>
      </w:r>
      <w:r w:rsidR="003442F3">
        <w:t xml:space="preserve"> mais asymptote</w:t>
      </w:r>
      <w:r>
        <w:t xml:space="preserve">, </w:t>
      </w:r>
      <w:r w:rsidR="00DE644D">
        <w:t>indiquant une saturation progressive du processus d’hydroxylation (</w:t>
      </w:r>
      <w:proofErr w:type="spellStart"/>
      <w:r>
        <w:t>Veugelers</w:t>
      </w:r>
      <w:proofErr w:type="spellEnd"/>
      <w:r>
        <w:rPr>
          <w:spacing w:val="-6"/>
        </w:rPr>
        <w:t xml:space="preserve"> </w:t>
      </w:r>
      <w:r>
        <w:t>et</w:t>
      </w:r>
      <w:r>
        <w:rPr>
          <w:spacing w:val="-6"/>
        </w:rPr>
        <w:t xml:space="preserve"> </w:t>
      </w:r>
      <w:proofErr w:type="spellStart"/>
      <w:r>
        <w:t>Ekwaru</w:t>
      </w:r>
      <w:proofErr w:type="spellEnd"/>
      <w:r>
        <w:rPr>
          <w:spacing w:val="-6"/>
        </w:rPr>
        <w:t xml:space="preserve"> </w:t>
      </w:r>
      <w:hyperlink w:anchor="_bookmark97" w:history="1">
        <w:r>
          <w:t>2014</w:t>
        </w:r>
      </w:hyperlink>
      <w:r w:rsidR="00DE644D">
        <w:t xml:space="preserve"> ; </w:t>
      </w:r>
      <w:r>
        <w:rPr>
          <w:spacing w:val="-6"/>
        </w:rPr>
        <w:t xml:space="preserve"> </w:t>
      </w:r>
      <w:proofErr w:type="spellStart"/>
      <w:r>
        <w:t>Heaney</w:t>
      </w:r>
      <w:proofErr w:type="spellEnd"/>
      <w:r>
        <w:rPr>
          <w:spacing w:val="-6"/>
        </w:rPr>
        <w:t xml:space="preserve"> </w:t>
      </w:r>
      <w:r>
        <w:t>et</w:t>
      </w:r>
      <w:r>
        <w:rPr>
          <w:spacing w:val="-6"/>
        </w:rPr>
        <w:t xml:space="preserve"> </w:t>
      </w:r>
      <w:r>
        <w:t>al.</w:t>
      </w:r>
      <w:r>
        <w:rPr>
          <w:spacing w:val="-6"/>
        </w:rPr>
        <w:t xml:space="preserve"> </w:t>
      </w:r>
      <w:hyperlink w:anchor="_bookmark74" w:history="1">
        <w:r>
          <w:t>2015</w:t>
        </w:r>
      </w:hyperlink>
      <w:r>
        <w:t>)</w:t>
      </w:r>
      <w:r>
        <w:rPr>
          <w:spacing w:val="-6"/>
        </w:rPr>
        <w:t xml:space="preserve"> </w:t>
      </w:r>
      <w:r>
        <w:t>(Figure</w:t>
      </w:r>
      <w:r w:rsidR="00DE644D">
        <w:t>s</w:t>
      </w:r>
      <w:r w:rsidR="009B59F3">
        <w:t xml:space="preserve"> </w:t>
      </w:r>
      <w:r w:rsidR="00DE644D">
        <w:t>7</w:t>
      </w:r>
      <w:r w:rsidR="00642F91">
        <w:t>, 8</w:t>
      </w:r>
      <w:r>
        <w:t>).</w:t>
      </w:r>
    </w:p>
    <w:p w14:paraId="0B8CC82B" w14:textId="77777777" w:rsidR="002C0AF8" w:rsidRDefault="002C0AF8">
      <w:pPr>
        <w:pStyle w:val="BodyText"/>
        <w:rPr>
          <w:sz w:val="24"/>
        </w:rPr>
      </w:pPr>
    </w:p>
    <w:p w14:paraId="32E7D258" w14:textId="77777777" w:rsidR="002C0AF8" w:rsidRDefault="003E36B0">
      <w:pPr>
        <w:pStyle w:val="ListParagraph"/>
        <w:numPr>
          <w:ilvl w:val="2"/>
          <w:numId w:val="1"/>
        </w:numPr>
        <w:tabs>
          <w:tab w:val="left" w:pos="778"/>
        </w:tabs>
        <w:spacing w:before="186"/>
        <w:rPr>
          <w:rFonts w:ascii="Arial" w:hAnsi="Arial"/>
          <w:b/>
          <w:sz w:val="24"/>
        </w:rPr>
      </w:pPr>
      <w:bookmarkStart w:id="54" w:name="Dose_recommandée_journalière"/>
      <w:bookmarkStart w:id="55" w:name="_bookmark25"/>
      <w:bookmarkEnd w:id="54"/>
      <w:bookmarkEnd w:id="55"/>
      <w:r>
        <w:rPr>
          <w:rFonts w:ascii="Arial" w:hAnsi="Arial"/>
          <w:b/>
          <w:w w:val="90"/>
          <w:sz w:val="24"/>
        </w:rPr>
        <w:t>Dose</w:t>
      </w:r>
      <w:r>
        <w:rPr>
          <w:rFonts w:ascii="Arial" w:hAnsi="Arial"/>
          <w:b/>
          <w:spacing w:val="69"/>
          <w:sz w:val="24"/>
        </w:rPr>
        <w:t xml:space="preserve"> </w:t>
      </w:r>
      <w:r>
        <w:rPr>
          <w:rFonts w:ascii="Arial" w:hAnsi="Arial"/>
          <w:b/>
          <w:w w:val="90"/>
          <w:sz w:val="24"/>
        </w:rPr>
        <w:t>recommandée</w:t>
      </w:r>
      <w:r>
        <w:rPr>
          <w:rFonts w:ascii="Arial" w:hAnsi="Arial"/>
          <w:b/>
          <w:spacing w:val="70"/>
          <w:sz w:val="24"/>
        </w:rPr>
        <w:t xml:space="preserve"> </w:t>
      </w:r>
      <w:r>
        <w:rPr>
          <w:rFonts w:ascii="Arial" w:hAnsi="Arial"/>
          <w:b/>
          <w:w w:val="90"/>
          <w:sz w:val="24"/>
        </w:rPr>
        <w:t>journalière</w:t>
      </w:r>
    </w:p>
    <w:p w14:paraId="290F0067" w14:textId="548968E8" w:rsidR="009B59F3" w:rsidRDefault="003E36B0" w:rsidP="00C221F1">
      <w:pPr>
        <w:pStyle w:val="BodyText"/>
        <w:spacing w:before="297" w:line="386" w:lineRule="auto"/>
        <w:ind w:left="110" w:right="124" w:firstLine="225"/>
        <w:jc w:val="both"/>
        <w:rPr>
          <w:b/>
          <w:w w:val="95"/>
          <w:sz w:val="20"/>
        </w:rPr>
      </w:pPr>
      <w:r>
        <w:t>Actuellement,</w:t>
      </w:r>
      <w:r>
        <w:rPr>
          <w:spacing w:val="19"/>
        </w:rPr>
        <w:t xml:space="preserve"> </w:t>
      </w:r>
      <w:r w:rsidR="00642F91">
        <w:rPr>
          <w:spacing w:val="19"/>
        </w:rPr>
        <w:t>l’Académie de médecine américaine</w:t>
      </w:r>
      <w:r w:rsidR="00642F91">
        <w:rPr>
          <w:spacing w:val="20"/>
        </w:rPr>
        <w:t xml:space="preserve"> </w:t>
      </w:r>
      <w:r w:rsidR="00642F91">
        <w:t xml:space="preserve">(anciennement Institute of </w:t>
      </w:r>
      <w:proofErr w:type="spellStart"/>
      <w:r w:rsidR="00642F91">
        <w:t>Medicine</w:t>
      </w:r>
      <w:proofErr w:type="spellEnd"/>
      <w:r w:rsidR="00642F91">
        <w:t xml:space="preserve">, </w:t>
      </w:r>
      <w:hyperlink w:anchor="_bookmark3" w:history="1">
        <w:r>
          <w:t>IOM</w:t>
        </w:r>
      </w:hyperlink>
      <w:r>
        <w:t>)</w:t>
      </w:r>
      <w:r>
        <w:rPr>
          <w:spacing w:val="19"/>
        </w:rPr>
        <w:t xml:space="preserve"> </w:t>
      </w:r>
      <w:r>
        <w:t>est</w:t>
      </w:r>
      <w:r>
        <w:rPr>
          <w:spacing w:val="20"/>
        </w:rPr>
        <w:t xml:space="preserve"> </w:t>
      </w:r>
      <w:proofErr w:type="spellStart"/>
      <w:r>
        <w:t>res</w:t>
      </w:r>
      <w:proofErr w:type="spellEnd"/>
      <w:r>
        <w:rPr>
          <w:spacing w:val="-52"/>
        </w:rPr>
        <w:t xml:space="preserve"> </w:t>
      </w:r>
      <w:proofErr w:type="spellStart"/>
      <w:r>
        <w:t>ponsable</w:t>
      </w:r>
      <w:proofErr w:type="spellEnd"/>
      <w:r>
        <w:rPr>
          <w:spacing w:val="12"/>
        </w:rPr>
        <w:t xml:space="preserve"> </w:t>
      </w:r>
      <w:r>
        <w:t>des</w:t>
      </w:r>
      <w:r>
        <w:rPr>
          <w:spacing w:val="13"/>
        </w:rPr>
        <w:t xml:space="preserve"> </w:t>
      </w:r>
      <w:r>
        <w:t>recommandations</w:t>
      </w:r>
      <w:r>
        <w:rPr>
          <w:spacing w:val="13"/>
        </w:rPr>
        <w:t xml:space="preserve"> </w:t>
      </w:r>
      <w:r w:rsidR="00642F91">
        <w:t>émises</w:t>
      </w:r>
      <w:r w:rsidR="00642F91">
        <w:rPr>
          <w:spacing w:val="13"/>
        </w:rPr>
        <w:t xml:space="preserve"> </w:t>
      </w:r>
      <w:r>
        <w:t>par</w:t>
      </w:r>
      <w:r>
        <w:rPr>
          <w:spacing w:val="13"/>
        </w:rPr>
        <w:t xml:space="preserve"> </w:t>
      </w:r>
      <w:r>
        <w:t>la</w:t>
      </w:r>
      <w:r>
        <w:rPr>
          <w:spacing w:val="13"/>
        </w:rPr>
        <w:t xml:space="preserve"> </w:t>
      </w:r>
      <w:r>
        <w:t>Food</w:t>
      </w:r>
      <w:r>
        <w:rPr>
          <w:spacing w:val="13"/>
        </w:rPr>
        <w:t xml:space="preserve"> </w:t>
      </w:r>
      <w:r>
        <w:t>and</w:t>
      </w:r>
      <w:r>
        <w:rPr>
          <w:spacing w:val="13"/>
        </w:rPr>
        <w:t xml:space="preserve"> </w:t>
      </w:r>
      <w:r>
        <w:t>Drug</w:t>
      </w:r>
      <w:r>
        <w:rPr>
          <w:spacing w:val="13"/>
        </w:rPr>
        <w:t xml:space="preserve"> </w:t>
      </w:r>
      <w:bookmarkStart w:id="56" w:name="_bookmark26"/>
      <w:bookmarkEnd w:id="56"/>
      <w:r>
        <w:t>Administration</w:t>
      </w:r>
      <w:r>
        <w:rPr>
          <w:spacing w:val="13"/>
        </w:rPr>
        <w:t xml:space="preserve"> </w:t>
      </w:r>
      <w:r>
        <w:t>(FDA),</w:t>
      </w:r>
      <w:r>
        <w:rPr>
          <w:spacing w:val="12"/>
        </w:rPr>
        <w:t xml:space="preserve"> </w:t>
      </w:r>
      <w:r>
        <w:t>l’équivalent</w:t>
      </w:r>
      <w:r>
        <w:rPr>
          <w:spacing w:val="1"/>
        </w:rPr>
        <w:t xml:space="preserve"> </w:t>
      </w:r>
      <w:r>
        <w:t>de</w:t>
      </w:r>
      <w:r>
        <w:rPr>
          <w:spacing w:val="-11"/>
        </w:rPr>
        <w:t xml:space="preserve"> </w:t>
      </w:r>
      <w:r>
        <w:t>l’Agence</w:t>
      </w:r>
      <w:r>
        <w:rPr>
          <w:spacing w:val="-9"/>
        </w:rPr>
        <w:t xml:space="preserve"> </w:t>
      </w:r>
      <w:r>
        <w:t>Nationale</w:t>
      </w:r>
      <w:r>
        <w:rPr>
          <w:spacing w:val="-10"/>
        </w:rPr>
        <w:t xml:space="preserve"> </w:t>
      </w:r>
      <w:r>
        <w:t>de</w:t>
      </w:r>
      <w:r>
        <w:rPr>
          <w:spacing w:val="-10"/>
        </w:rPr>
        <w:t xml:space="preserve"> </w:t>
      </w:r>
      <w:r>
        <w:t>Sécurité</w:t>
      </w:r>
      <w:r>
        <w:rPr>
          <w:spacing w:val="-10"/>
        </w:rPr>
        <w:t xml:space="preserve"> </w:t>
      </w:r>
      <w:r>
        <w:t>des</w:t>
      </w:r>
      <w:r>
        <w:rPr>
          <w:spacing w:val="-10"/>
        </w:rPr>
        <w:t xml:space="preserve"> </w:t>
      </w:r>
      <w:r>
        <w:t>Médicaments</w:t>
      </w:r>
      <w:r>
        <w:rPr>
          <w:spacing w:val="-10"/>
        </w:rPr>
        <w:t xml:space="preserve"> </w:t>
      </w:r>
      <w:r>
        <w:t>(ANSM)</w:t>
      </w:r>
      <w:r>
        <w:rPr>
          <w:spacing w:val="-10"/>
        </w:rPr>
        <w:t xml:space="preserve"> </w:t>
      </w:r>
      <w:r>
        <w:t>en</w:t>
      </w:r>
      <w:r>
        <w:rPr>
          <w:spacing w:val="-10"/>
        </w:rPr>
        <w:t xml:space="preserve"> </w:t>
      </w:r>
      <w:r>
        <w:t>France.</w:t>
      </w:r>
      <w:r>
        <w:rPr>
          <w:spacing w:val="-10"/>
        </w:rPr>
        <w:t xml:space="preserve"> </w:t>
      </w:r>
      <w:r>
        <w:t>L’apport</w:t>
      </w:r>
      <w:r>
        <w:rPr>
          <w:spacing w:val="-10"/>
        </w:rPr>
        <w:t xml:space="preserve"> </w:t>
      </w:r>
      <w:r>
        <w:t>journalier</w:t>
      </w:r>
      <w:r>
        <w:rPr>
          <w:spacing w:val="-9"/>
        </w:rPr>
        <w:t xml:space="preserve"> </w:t>
      </w:r>
      <w:r>
        <w:t>recommandé</w:t>
      </w:r>
      <w:r>
        <w:rPr>
          <w:spacing w:val="17"/>
        </w:rPr>
        <w:t xml:space="preserve"> </w:t>
      </w:r>
      <w:r>
        <w:t>(</w:t>
      </w:r>
      <w:hyperlink w:anchor="_bookmark4" w:history="1">
        <w:r>
          <w:t>AJR</w:t>
        </w:r>
      </w:hyperlink>
      <w:r>
        <w:t>)</w:t>
      </w:r>
      <w:r>
        <w:rPr>
          <w:spacing w:val="18"/>
        </w:rPr>
        <w:t xml:space="preserve"> </w:t>
      </w:r>
      <w:r>
        <w:t>pour</w:t>
      </w:r>
      <w:r>
        <w:rPr>
          <w:spacing w:val="18"/>
        </w:rPr>
        <w:t xml:space="preserve"> </w:t>
      </w:r>
      <w:r>
        <w:t>la</w:t>
      </w:r>
      <w:r>
        <w:rPr>
          <w:spacing w:val="18"/>
        </w:rPr>
        <w:t xml:space="preserve"> </w:t>
      </w:r>
      <w:r>
        <w:t>vitamine</w:t>
      </w:r>
      <w:r>
        <w:rPr>
          <w:spacing w:val="18"/>
        </w:rPr>
        <w:t xml:space="preserve"> </w:t>
      </w:r>
      <w:r>
        <w:t>D</w:t>
      </w:r>
      <w:r>
        <w:rPr>
          <w:spacing w:val="18"/>
        </w:rPr>
        <w:t xml:space="preserve"> </w:t>
      </w:r>
      <w:r>
        <w:t>est</w:t>
      </w:r>
      <w:r>
        <w:rPr>
          <w:spacing w:val="18"/>
        </w:rPr>
        <w:t xml:space="preserve"> </w:t>
      </w:r>
      <w:r>
        <w:t>de</w:t>
      </w:r>
      <w:r>
        <w:rPr>
          <w:spacing w:val="18"/>
        </w:rPr>
        <w:t xml:space="preserve"> </w:t>
      </w:r>
      <w:r>
        <w:t>600</w:t>
      </w:r>
      <w:r>
        <w:rPr>
          <w:spacing w:val="17"/>
        </w:rPr>
        <w:t xml:space="preserve"> </w:t>
      </w:r>
      <w:r>
        <w:t>UI</w:t>
      </w:r>
      <w:r>
        <w:rPr>
          <w:spacing w:val="18"/>
        </w:rPr>
        <w:t xml:space="preserve"> </w:t>
      </w:r>
      <w:r>
        <w:t>par</w:t>
      </w:r>
      <w:r>
        <w:rPr>
          <w:spacing w:val="18"/>
        </w:rPr>
        <w:t xml:space="preserve"> </w:t>
      </w:r>
      <w:r>
        <w:t>jour</w:t>
      </w:r>
      <w:r>
        <w:rPr>
          <w:spacing w:val="18"/>
        </w:rPr>
        <w:t xml:space="preserve"> </w:t>
      </w:r>
      <w:r>
        <w:t>pour</w:t>
      </w:r>
      <w:r>
        <w:rPr>
          <w:spacing w:val="18"/>
        </w:rPr>
        <w:t xml:space="preserve"> </w:t>
      </w:r>
      <w:r>
        <w:t>les</w:t>
      </w:r>
      <w:r>
        <w:rPr>
          <w:spacing w:val="18"/>
        </w:rPr>
        <w:t xml:space="preserve"> </w:t>
      </w:r>
      <w:r>
        <w:t>personnes</w:t>
      </w:r>
      <w:r>
        <w:rPr>
          <w:spacing w:val="18"/>
        </w:rPr>
        <w:t xml:space="preserve"> </w:t>
      </w:r>
      <w:r w:rsidR="00642F91">
        <w:t>tous sexes confondus</w:t>
      </w:r>
      <w:r w:rsidR="00642F91">
        <w:rPr>
          <w:spacing w:val="17"/>
        </w:rPr>
        <w:t xml:space="preserve"> </w:t>
      </w:r>
      <w:r>
        <w:t>de</w:t>
      </w:r>
      <w:r>
        <w:rPr>
          <w:spacing w:val="18"/>
        </w:rPr>
        <w:t xml:space="preserve"> </w:t>
      </w:r>
      <w:r>
        <w:t>1</w:t>
      </w:r>
      <w:r>
        <w:rPr>
          <w:spacing w:val="18"/>
        </w:rPr>
        <w:t xml:space="preserve"> </w:t>
      </w:r>
      <w:r>
        <w:t>à</w:t>
      </w:r>
      <w:r>
        <w:rPr>
          <w:spacing w:val="18"/>
        </w:rPr>
        <w:t xml:space="preserve"> </w:t>
      </w:r>
      <w:r>
        <w:t>70</w:t>
      </w:r>
      <w:r>
        <w:rPr>
          <w:spacing w:val="18"/>
        </w:rPr>
        <w:t xml:space="preserve"> </w:t>
      </w:r>
      <w:r>
        <w:t>ans,</w:t>
      </w:r>
      <w:r>
        <w:rPr>
          <w:spacing w:val="2"/>
        </w:rPr>
        <w:t xml:space="preserve"> </w:t>
      </w:r>
      <w:r>
        <w:t>et</w:t>
      </w:r>
      <w:r>
        <w:rPr>
          <w:spacing w:val="2"/>
        </w:rPr>
        <w:t xml:space="preserve"> </w:t>
      </w:r>
      <w:r>
        <w:t>reste</w:t>
      </w:r>
      <w:r>
        <w:rPr>
          <w:spacing w:val="2"/>
        </w:rPr>
        <w:t xml:space="preserve"> </w:t>
      </w:r>
      <w:r>
        <w:t>la</w:t>
      </w:r>
      <w:r>
        <w:rPr>
          <w:spacing w:val="2"/>
        </w:rPr>
        <w:t xml:space="preserve"> </w:t>
      </w:r>
      <w:r>
        <w:t>même</w:t>
      </w:r>
      <w:r>
        <w:rPr>
          <w:spacing w:val="2"/>
        </w:rPr>
        <w:t xml:space="preserve"> </w:t>
      </w:r>
      <w:r w:rsidR="00642F91">
        <w:t xml:space="preserve">en cas </w:t>
      </w:r>
      <w:r>
        <w:t>de</w:t>
      </w:r>
      <w:r>
        <w:rPr>
          <w:spacing w:val="2"/>
        </w:rPr>
        <w:t xml:space="preserve"> </w:t>
      </w:r>
      <w:r>
        <w:t>grossesse</w:t>
      </w:r>
      <w:r>
        <w:rPr>
          <w:spacing w:val="2"/>
        </w:rPr>
        <w:t xml:space="preserve"> </w:t>
      </w:r>
      <w:r w:rsidR="00642F91">
        <w:t>ou</w:t>
      </w:r>
      <w:r w:rsidR="00642F91">
        <w:rPr>
          <w:spacing w:val="2"/>
        </w:rPr>
        <w:t xml:space="preserve"> </w:t>
      </w:r>
      <w:r>
        <w:t>d’allaitement</w:t>
      </w:r>
      <w:r>
        <w:rPr>
          <w:spacing w:val="1"/>
        </w:rPr>
        <w:t xml:space="preserve"> </w:t>
      </w:r>
      <w:r>
        <w:rPr>
          <w:w w:val="95"/>
        </w:rPr>
        <w:t>(Institute</w:t>
      </w:r>
      <w:r>
        <w:rPr>
          <w:spacing w:val="10"/>
          <w:w w:val="95"/>
        </w:rPr>
        <w:t xml:space="preserve"> </w:t>
      </w:r>
      <w:r>
        <w:rPr>
          <w:w w:val="95"/>
        </w:rPr>
        <w:t>of</w:t>
      </w:r>
      <w:r>
        <w:rPr>
          <w:spacing w:val="11"/>
          <w:w w:val="95"/>
        </w:rPr>
        <w:t xml:space="preserve"> </w:t>
      </w:r>
      <w:proofErr w:type="spellStart"/>
      <w:r>
        <w:rPr>
          <w:w w:val="95"/>
        </w:rPr>
        <w:t>Medicine</w:t>
      </w:r>
      <w:proofErr w:type="spellEnd"/>
      <w:r>
        <w:rPr>
          <w:spacing w:val="11"/>
          <w:w w:val="95"/>
        </w:rPr>
        <w:t xml:space="preserve"> </w:t>
      </w:r>
      <w:hyperlink w:anchor="_bookmark84" w:history="1">
        <w:r>
          <w:rPr>
            <w:w w:val="95"/>
          </w:rPr>
          <w:t>2011</w:t>
        </w:r>
      </w:hyperlink>
      <w:r>
        <w:rPr>
          <w:w w:val="95"/>
        </w:rPr>
        <w:t>).</w:t>
      </w:r>
      <w:r>
        <w:rPr>
          <w:spacing w:val="11"/>
          <w:w w:val="95"/>
        </w:rPr>
        <w:t xml:space="preserve"> </w:t>
      </w:r>
      <w:r>
        <w:rPr>
          <w:w w:val="95"/>
        </w:rPr>
        <w:t>L’AJR</w:t>
      </w:r>
      <w:r>
        <w:rPr>
          <w:spacing w:val="10"/>
          <w:w w:val="95"/>
        </w:rPr>
        <w:t xml:space="preserve"> </w:t>
      </w:r>
      <w:r>
        <w:rPr>
          <w:w w:val="95"/>
        </w:rPr>
        <w:t>est</w:t>
      </w:r>
      <w:r>
        <w:rPr>
          <w:spacing w:val="11"/>
          <w:w w:val="95"/>
        </w:rPr>
        <w:t xml:space="preserve"> </w:t>
      </w:r>
      <w:r>
        <w:rPr>
          <w:w w:val="95"/>
        </w:rPr>
        <w:t>augmentée</w:t>
      </w:r>
      <w:r>
        <w:rPr>
          <w:spacing w:val="10"/>
          <w:w w:val="95"/>
        </w:rPr>
        <w:t xml:space="preserve"> </w:t>
      </w:r>
      <w:r>
        <w:rPr>
          <w:w w:val="95"/>
        </w:rPr>
        <w:t>à</w:t>
      </w:r>
      <w:r>
        <w:rPr>
          <w:spacing w:val="11"/>
          <w:w w:val="95"/>
        </w:rPr>
        <w:t xml:space="preserve"> </w:t>
      </w:r>
      <w:r>
        <w:rPr>
          <w:w w:val="95"/>
        </w:rPr>
        <w:t>800</w:t>
      </w:r>
      <w:r>
        <w:rPr>
          <w:spacing w:val="10"/>
          <w:w w:val="95"/>
        </w:rPr>
        <w:t xml:space="preserve"> </w:t>
      </w:r>
      <w:r>
        <w:rPr>
          <w:w w:val="95"/>
        </w:rPr>
        <w:t>UI/jour</w:t>
      </w:r>
      <w:r>
        <w:rPr>
          <w:spacing w:val="11"/>
          <w:w w:val="95"/>
        </w:rPr>
        <w:t xml:space="preserve"> </w:t>
      </w:r>
      <w:r>
        <w:rPr>
          <w:w w:val="95"/>
        </w:rPr>
        <w:t>chez</w:t>
      </w:r>
      <w:r>
        <w:rPr>
          <w:spacing w:val="10"/>
          <w:w w:val="95"/>
        </w:rPr>
        <w:t xml:space="preserve"> </w:t>
      </w:r>
      <w:r>
        <w:rPr>
          <w:w w:val="95"/>
        </w:rPr>
        <w:t>les</w:t>
      </w:r>
      <w:r>
        <w:rPr>
          <w:spacing w:val="11"/>
          <w:w w:val="95"/>
        </w:rPr>
        <w:t xml:space="preserve"> </w:t>
      </w:r>
      <w:r>
        <w:rPr>
          <w:w w:val="95"/>
        </w:rPr>
        <w:t>personnes</w:t>
      </w:r>
      <w:r>
        <w:rPr>
          <w:spacing w:val="10"/>
          <w:w w:val="95"/>
        </w:rPr>
        <w:t xml:space="preserve"> </w:t>
      </w:r>
      <w:r>
        <w:rPr>
          <w:w w:val="95"/>
        </w:rPr>
        <w:t>de</w:t>
      </w:r>
      <w:r>
        <w:rPr>
          <w:spacing w:val="11"/>
          <w:w w:val="95"/>
        </w:rPr>
        <w:t xml:space="preserve"> </w:t>
      </w:r>
      <w:r>
        <w:rPr>
          <w:w w:val="95"/>
        </w:rPr>
        <w:t>plus</w:t>
      </w:r>
      <w:r>
        <w:rPr>
          <w:spacing w:val="10"/>
          <w:w w:val="95"/>
        </w:rPr>
        <w:t xml:space="preserve"> </w:t>
      </w:r>
      <w:r>
        <w:rPr>
          <w:w w:val="95"/>
        </w:rPr>
        <w:t>de</w:t>
      </w:r>
      <w:r>
        <w:rPr>
          <w:spacing w:val="1"/>
          <w:w w:val="95"/>
        </w:rPr>
        <w:t xml:space="preserve"> </w:t>
      </w:r>
      <w:r>
        <w:t>70</w:t>
      </w:r>
      <w:r>
        <w:rPr>
          <w:spacing w:val="-12"/>
        </w:rPr>
        <w:t xml:space="preserve"> </w:t>
      </w:r>
      <w:r>
        <w:t>ans</w:t>
      </w:r>
      <w:r>
        <w:rPr>
          <w:spacing w:val="-11"/>
        </w:rPr>
        <w:t xml:space="preserve"> </w:t>
      </w:r>
      <w:r>
        <w:t>en</w:t>
      </w:r>
      <w:r>
        <w:rPr>
          <w:spacing w:val="-11"/>
        </w:rPr>
        <w:t xml:space="preserve"> </w:t>
      </w:r>
      <w:r>
        <w:t>raison</w:t>
      </w:r>
      <w:r>
        <w:rPr>
          <w:spacing w:val="-12"/>
        </w:rPr>
        <w:t xml:space="preserve"> </w:t>
      </w:r>
      <w:r>
        <w:t>de</w:t>
      </w:r>
      <w:r>
        <w:rPr>
          <w:spacing w:val="-11"/>
        </w:rPr>
        <w:t xml:space="preserve"> </w:t>
      </w:r>
      <w:r>
        <w:t>la</w:t>
      </w:r>
      <w:r>
        <w:rPr>
          <w:spacing w:val="-11"/>
        </w:rPr>
        <w:t xml:space="preserve"> </w:t>
      </w:r>
      <w:r>
        <w:t>plus</w:t>
      </w:r>
      <w:r>
        <w:rPr>
          <w:spacing w:val="-12"/>
        </w:rPr>
        <w:t xml:space="preserve"> </w:t>
      </w:r>
      <w:r>
        <w:t>grande</w:t>
      </w:r>
      <w:r>
        <w:rPr>
          <w:spacing w:val="-11"/>
        </w:rPr>
        <w:t xml:space="preserve"> </w:t>
      </w:r>
      <w:r>
        <w:t>variance</w:t>
      </w:r>
      <w:r>
        <w:rPr>
          <w:spacing w:val="-11"/>
        </w:rPr>
        <w:t xml:space="preserve"> </w:t>
      </w:r>
      <w:r>
        <w:t>des</w:t>
      </w:r>
      <w:r>
        <w:rPr>
          <w:spacing w:val="-12"/>
        </w:rPr>
        <w:t xml:space="preserve"> </w:t>
      </w:r>
      <w:r>
        <w:t>données</w:t>
      </w:r>
      <w:r>
        <w:rPr>
          <w:spacing w:val="-11"/>
        </w:rPr>
        <w:t xml:space="preserve"> </w:t>
      </w:r>
      <w:r>
        <w:t>disponibles</w:t>
      </w:r>
      <w:r>
        <w:rPr>
          <w:spacing w:val="-11"/>
        </w:rPr>
        <w:t xml:space="preserve"> </w:t>
      </w:r>
      <w:r>
        <w:t>concernant</w:t>
      </w:r>
      <w:r>
        <w:rPr>
          <w:spacing w:val="-12"/>
        </w:rPr>
        <w:t xml:space="preserve"> </w:t>
      </w:r>
      <w:r>
        <w:t>cette</w:t>
      </w:r>
      <w:r>
        <w:rPr>
          <w:spacing w:val="-11"/>
        </w:rPr>
        <w:t xml:space="preserve"> </w:t>
      </w:r>
      <w:r>
        <w:t>catégorie</w:t>
      </w:r>
      <w:r>
        <w:rPr>
          <w:spacing w:val="-11"/>
        </w:rPr>
        <w:t xml:space="preserve"> </w:t>
      </w:r>
      <w:r>
        <w:t>d’âge.</w:t>
      </w:r>
      <w:r w:rsidR="00642F91">
        <w:t xml:space="preserve"> </w:t>
      </w:r>
      <w:r>
        <w:rPr>
          <w:spacing w:val="-52"/>
        </w:rPr>
        <w:t xml:space="preserve"> </w:t>
      </w:r>
      <w:r w:rsidR="00642F91">
        <w:t xml:space="preserve">Une concentration sanguine </w:t>
      </w:r>
      <w:r>
        <w:t xml:space="preserve">de </w:t>
      </w:r>
      <w:proofErr w:type="spellStart"/>
      <w:r w:rsidR="00642F91">
        <w:t>calcidiol</w:t>
      </w:r>
      <w:proofErr w:type="spellEnd"/>
      <w:r>
        <w:rPr>
          <w:spacing w:val="1"/>
        </w:rPr>
        <w:t xml:space="preserve"> </w:t>
      </w:r>
      <w:r>
        <w:t>de</w:t>
      </w:r>
      <w:r>
        <w:rPr>
          <w:spacing w:val="11"/>
        </w:rPr>
        <w:t xml:space="preserve"> </w:t>
      </w:r>
      <w:r>
        <w:t>20</w:t>
      </w:r>
      <w:r>
        <w:rPr>
          <w:spacing w:val="12"/>
        </w:rPr>
        <w:t xml:space="preserve"> </w:t>
      </w:r>
      <w:r>
        <w:t>ng/mL</w:t>
      </w:r>
      <w:r>
        <w:rPr>
          <w:spacing w:val="11"/>
        </w:rPr>
        <w:t xml:space="preserve"> </w:t>
      </w:r>
      <w:r>
        <w:t>ou</w:t>
      </w:r>
      <w:r>
        <w:rPr>
          <w:spacing w:val="11"/>
        </w:rPr>
        <w:t xml:space="preserve"> </w:t>
      </w:r>
      <w:r>
        <w:t>plus</w:t>
      </w:r>
      <w:r>
        <w:rPr>
          <w:spacing w:val="12"/>
        </w:rPr>
        <w:t xml:space="preserve"> </w:t>
      </w:r>
      <w:r>
        <w:t>est</w:t>
      </w:r>
      <w:r>
        <w:rPr>
          <w:spacing w:val="11"/>
        </w:rPr>
        <w:t xml:space="preserve"> </w:t>
      </w:r>
      <w:r>
        <w:t>considéré</w:t>
      </w:r>
      <w:r w:rsidR="00642F91">
        <w:t>e</w:t>
      </w:r>
      <w:r>
        <w:rPr>
          <w:spacing w:val="12"/>
        </w:rPr>
        <w:t xml:space="preserve"> </w:t>
      </w:r>
      <w:r>
        <w:t>par</w:t>
      </w:r>
      <w:r>
        <w:rPr>
          <w:spacing w:val="11"/>
        </w:rPr>
        <w:t xml:space="preserve"> </w:t>
      </w:r>
      <w:r>
        <w:t>l’IOM</w:t>
      </w:r>
      <w:r>
        <w:rPr>
          <w:spacing w:val="12"/>
        </w:rPr>
        <w:t xml:space="preserve"> </w:t>
      </w:r>
      <w:r>
        <w:t>comme</w:t>
      </w:r>
      <w:r>
        <w:rPr>
          <w:spacing w:val="11"/>
        </w:rPr>
        <w:t xml:space="preserve"> </w:t>
      </w:r>
      <w:r>
        <w:t>étant</w:t>
      </w:r>
      <w:r>
        <w:rPr>
          <w:spacing w:val="12"/>
        </w:rPr>
        <w:t xml:space="preserve"> </w:t>
      </w:r>
      <w:r>
        <w:t>le</w:t>
      </w:r>
      <w:r>
        <w:rPr>
          <w:spacing w:val="11"/>
        </w:rPr>
        <w:t xml:space="preserve"> </w:t>
      </w:r>
      <w:r>
        <w:t>minimum</w:t>
      </w:r>
      <w:r>
        <w:rPr>
          <w:spacing w:val="12"/>
        </w:rPr>
        <w:t xml:space="preserve"> </w:t>
      </w:r>
      <w:r>
        <w:t>adéquat</w:t>
      </w:r>
      <w:r>
        <w:rPr>
          <w:spacing w:val="11"/>
        </w:rPr>
        <w:t xml:space="preserve"> </w:t>
      </w:r>
      <w:r>
        <w:t>chez</w:t>
      </w:r>
      <w:r>
        <w:rPr>
          <w:spacing w:val="12"/>
        </w:rPr>
        <w:t xml:space="preserve"> </w:t>
      </w:r>
      <w:r>
        <w:t>97,5</w:t>
      </w:r>
      <w:r>
        <w:rPr>
          <w:spacing w:val="11"/>
        </w:rPr>
        <w:t xml:space="preserve"> </w:t>
      </w:r>
      <w:r>
        <w:t>%</w:t>
      </w:r>
      <w:r>
        <w:rPr>
          <w:spacing w:val="12"/>
        </w:rPr>
        <w:t xml:space="preserve"> </w:t>
      </w:r>
      <w:r>
        <w:t>des</w:t>
      </w:r>
      <w:r>
        <w:rPr>
          <w:spacing w:val="1"/>
        </w:rPr>
        <w:t xml:space="preserve"> </w:t>
      </w:r>
      <w:r>
        <w:t>personnes</w:t>
      </w:r>
      <w:r>
        <w:rPr>
          <w:spacing w:val="-10"/>
        </w:rPr>
        <w:t xml:space="preserve"> </w:t>
      </w:r>
      <w:r>
        <w:t>en</w:t>
      </w:r>
      <w:r>
        <w:rPr>
          <w:spacing w:val="-9"/>
        </w:rPr>
        <w:t xml:space="preserve"> </w:t>
      </w:r>
      <w:r>
        <w:t>bonne</w:t>
      </w:r>
      <w:r>
        <w:rPr>
          <w:spacing w:val="-9"/>
        </w:rPr>
        <w:t xml:space="preserve"> </w:t>
      </w:r>
      <w:r>
        <w:t>santé.</w:t>
      </w:r>
      <w:r>
        <w:rPr>
          <w:spacing w:val="-9"/>
        </w:rPr>
        <w:t xml:space="preserve"> </w:t>
      </w:r>
      <w:r>
        <w:t>Ce</w:t>
      </w:r>
      <w:r w:rsidR="00642F91">
        <w:t xml:space="preserve">tte concentration minimum </w:t>
      </w:r>
      <w:r>
        <w:t>de</w:t>
      </w:r>
      <w:r>
        <w:rPr>
          <w:spacing w:val="-9"/>
        </w:rPr>
        <w:t xml:space="preserve"> </w:t>
      </w:r>
      <w:r>
        <w:t>20</w:t>
      </w:r>
      <w:r>
        <w:rPr>
          <w:spacing w:val="-9"/>
        </w:rPr>
        <w:t xml:space="preserve"> </w:t>
      </w:r>
      <w:r>
        <w:t>ng/mL</w:t>
      </w:r>
      <w:r>
        <w:rPr>
          <w:spacing w:val="-9"/>
        </w:rPr>
        <w:t xml:space="preserve"> </w:t>
      </w:r>
      <w:r>
        <w:t>a</w:t>
      </w:r>
      <w:r>
        <w:rPr>
          <w:spacing w:val="-9"/>
        </w:rPr>
        <w:t xml:space="preserve"> </w:t>
      </w:r>
      <w:r>
        <w:t>été</w:t>
      </w:r>
      <w:r>
        <w:rPr>
          <w:spacing w:val="-10"/>
        </w:rPr>
        <w:t xml:space="preserve"> </w:t>
      </w:r>
      <w:r>
        <w:t>démontré</w:t>
      </w:r>
      <w:r>
        <w:rPr>
          <w:spacing w:val="-9"/>
        </w:rPr>
        <w:t xml:space="preserve"> </w:t>
      </w:r>
      <w:r>
        <w:t>comme</w:t>
      </w:r>
      <w:r>
        <w:rPr>
          <w:spacing w:val="-9"/>
        </w:rPr>
        <w:t xml:space="preserve"> </w:t>
      </w:r>
      <w:r>
        <w:t>étant</w:t>
      </w:r>
      <w:r>
        <w:rPr>
          <w:spacing w:val="-9"/>
        </w:rPr>
        <w:t xml:space="preserve"> </w:t>
      </w:r>
      <w:r w:rsidR="00642F91">
        <w:rPr>
          <w:spacing w:val="-9"/>
        </w:rPr>
        <w:t>associée à une bonne</w:t>
      </w:r>
      <w:r>
        <w:rPr>
          <w:spacing w:val="-9"/>
        </w:rPr>
        <w:t xml:space="preserve"> </w:t>
      </w:r>
      <w:r>
        <w:t>santé</w:t>
      </w:r>
      <w:r w:rsidR="00DE644D">
        <w:t xml:space="preserve"> </w:t>
      </w:r>
      <w:r>
        <w:t>osseuse</w:t>
      </w:r>
      <w:r>
        <w:rPr>
          <w:spacing w:val="-5"/>
        </w:rPr>
        <w:t xml:space="preserve"> </w:t>
      </w:r>
      <w:r>
        <w:t>et</w:t>
      </w:r>
      <w:r>
        <w:rPr>
          <w:spacing w:val="-5"/>
        </w:rPr>
        <w:t xml:space="preserve"> </w:t>
      </w:r>
      <w:r w:rsidR="00642F91">
        <w:rPr>
          <w:spacing w:val="-5"/>
        </w:rPr>
        <w:t xml:space="preserve">un effet </w:t>
      </w:r>
      <w:r>
        <w:t>préventi</w:t>
      </w:r>
      <w:r w:rsidR="00642F91">
        <w:t>f</w:t>
      </w:r>
      <w:r>
        <w:rPr>
          <w:spacing w:val="-4"/>
        </w:rPr>
        <w:t xml:space="preserve"> </w:t>
      </w:r>
      <w:commentRangeStart w:id="57"/>
      <w:r>
        <w:t>des</w:t>
      </w:r>
      <w:r>
        <w:rPr>
          <w:spacing w:val="-5"/>
        </w:rPr>
        <w:t xml:space="preserve"> </w:t>
      </w:r>
      <w:r>
        <w:t>maladies</w:t>
      </w:r>
      <w:r>
        <w:rPr>
          <w:spacing w:val="-5"/>
        </w:rPr>
        <w:t xml:space="preserve"> </w:t>
      </w:r>
      <w:r>
        <w:t>et</w:t>
      </w:r>
      <w:r>
        <w:rPr>
          <w:spacing w:val="-5"/>
        </w:rPr>
        <w:t xml:space="preserve"> </w:t>
      </w:r>
      <w:r>
        <w:t>des</w:t>
      </w:r>
      <w:r>
        <w:rPr>
          <w:spacing w:val="-4"/>
        </w:rPr>
        <w:t xml:space="preserve"> </w:t>
      </w:r>
      <w:r>
        <w:t>blessures.</w:t>
      </w:r>
      <w:commentRangeEnd w:id="57"/>
      <w:r w:rsidR="00642F91">
        <w:rPr>
          <w:rStyle w:val="CommentReference"/>
        </w:rPr>
        <w:commentReference w:id="57"/>
      </w:r>
    </w:p>
    <w:p w14:paraId="0A81F97D" w14:textId="77777777" w:rsidR="009B59F3" w:rsidRDefault="009B59F3" w:rsidP="009B59F3">
      <w:pPr>
        <w:pStyle w:val="BodyText"/>
        <w:spacing w:before="153" w:line="386" w:lineRule="auto"/>
        <w:ind w:right="125"/>
        <w:jc w:val="both"/>
        <w:rPr>
          <w:b/>
          <w:w w:val="95"/>
          <w:sz w:val="20"/>
        </w:rPr>
      </w:pPr>
    </w:p>
    <w:p w14:paraId="5C1B9F39" w14:textId="77777777" w:rsidR="009B59F3" w:rsidRDefault="009B59F3" w:rsidP="009B59F3">
      <w:pPr>
        <w:pStyle w:val="BodyText"/>
        <w:spacing w:before="153" w:line="386" w:lineRule="auto"/>
        <w:ind w:right="125"/>
        <w:jc w:val="both"/>
        <w:rPr>
          <w:b/>
          <w:w w:val="95"/>
          <w:sz w:val="20"/>
        </w:rPr>
      </w:pPr>
    </w:p>
    <w:p w14:paraId="0C154374" w14:textId="7976ACA9" w:rsidR="009B59F3" w:rsidRDefault="009B59F3" w:rsidP="009B59F3">
      <w:pPr>
        <w:pStyle w:val="BodyText"/>
        <w:spacing w:before="153" w:line="386" w:lineRule="auto"/>
        <w:ind w:right="125"/>
        <w:jc w:val="both"/>
        <w:rPr>
          <w:sz w:val="20"/>
        </w:rPr>
      </w:pPr>
      <w:r>
        <w:rPr>
          <w:noProof/>
        </w:rPr>
        <w:lastRenderedPageBreak/>
        <w:drawing>
          <wp:anchor distT="0" distB="0" distL="0" distR="0" simplePos="0" relativeHeight="251667456" behindDoc="0" locked="0" layoutInCell="1" allowOverlap="1" wp14:anchorId="031F1D36" wp14:editId="723E158F">
            <wp:simplePos x="0" y="0"/>
            <wp:positionH relativeFrom="page">
              <wp:posOffset>825500</wp:posOffset>
            </wp:positionH>
            <wp:positionV relativeFrom="paragraph">
              <wp:posOffset>114935</wp:posOffset>
            </wp:positionV>
            <wp:extent cx="2166620" cy="2163445"/>
            <wp:effectExtent l="0" t="0" r="5080" b="825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166620" cy="2163445"/>
                    </a:xfrm>
                    <a:prstGeom prst="rect">
                      <a:avLst/>
                    </a:prstGeom>
                  </pic:spPr>
                </pic:pic>
              </a:graphicData>
            </a:graphic>
          </wp:anchor>
        </w:drawing>
      </w:r>
      <w:r>
        <w:rPr>
          <w:noProof/>
        </w:rPr>
        <w:drawing>
          <wp:anchor distT="0" distB="0" distL="0" distR="0" simplePos="0" relativeHeight="251668480" behindDoc="0" locked="0" layoutInCell="1" allowOverlap="1" wp14:anchorId="1441094C" wp14:editId="19BC921D">
            <wp:simplePos x="0" y="0"/>
            <wp:positionH relativeFrom="page">
              <wp:posOffset>3237230</wp:posOffset>
            </wp:positionH>
            <wp:positionV relativeFrom="paragraph">
              <wp:posOffset>145111</wp:posOffset>
            </wp:positionV>
            <wp:extent cx="2960370" cy="21336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2960370" cy="2133600"/>
                    </a:xfrm>
                    <a:prstGeom prst="rect">
                      <a:avLst/>
                    </a:prstGeom>
                  </pic:spPr>
                </pic:pic>
              </a:graphicData>
            </a:graphic>
          </wp:anchor>
        </w:drawing>
      </w:r>
      <w:bookmarkStart w:id="58" w:name="_bookmark30"/>
      <w:bookmarkEnd w:id="58"/>
      <w:r w:rsidR="00DE644D">
        <w:rPr>
          <w:b/>
          <w:w w:val="95"/>
          <w:sz w:val="20"/>
        </w:rPr>
        <w:t>F</w:t>
      </w:r>
      <w:r w:rsidR="00DE644D">
        <w:rPr>
          <w:b/>
          <w:smallCaps/>
          <w:w w:val="95"/>
          <w:sz w:val="20"/>
        </w:rPr>
        <w:t>igure</w:t>
      </w:r>
      <w:r w:rsidR="00DE644D">
        <w:rPr>
          <w:b/>
          <w:spacing w:val="15"/>
          <w:w w:val="95"/>
          <w:sz w:val="20"/>
        </w:rPr>
        <w:t xml:space="preserve"> 7 </w:t>
      </w:r>
      <w:r w:rsidR="00DE644D">
        <w:rPr>
          <w:b/>
          <w:w w:val="95"/>
          <w:sz w:val="20"/>
        </w:rPr>
        <w:t>–</w:t>
      </w:r>
      <w:r w:rsidR="00DE644D">
        <w:rPr>
          <w:b/>
          <w:spacing w:val="15"/>
          <w:w w:val="95"/>
          <w:sz w:val="20"/>
        </w:rPr>
        <w:t xml:space="preserve"> </w:t>
      </w:r>
      <w:r w:rsidR="00DE644D">
        <w:rPr>
          <w:w w:val="95"/>
          <w:sz w:val="20"/>
        </w:rPr>
        <w:t>Relation</w:t>
      </w:r>
      <w:r w:rsidR="00DE644D">
        <w:rPr>
          <w:spacing w:val="50"/>
          <w:sz w:val="20"/>
        </w:rPr>
        <w:t xml:space="preserve"> </w:t>
      </w:r>
      <w:r w:rsidR="00DE644D">
        <w:rPr>
          <w:w w:val="95"/>
          <w:sz w:val="20"/>
        </w:rPr>
        <w:t>dose-réponse</w:t>
      </w:r>
      <w:r w:rsidR="00DE644D">
        <w:rPr>
          <w:spacing w:val="50"/>
          <w:sz w:val="20"/>
        </w:rPr>
        <w:t xml:space="preserve"> </w:t>
      </w:r>
      <w:r w:rsidR="00DE644D">
        <w:rPr>
          <w:w w:val="95"/>
          <w:sz w:val="20"/>
        </w:rPr>
        <w:t>entre</w:t>
      </w:r>
      <w:r>
        <w:rPr>
          <w:w w:val="95"/>
          <w:sz w:val="20"/>
        </w:rPr>
        <w:t xml:space="preserve"> </w:t>
      </w:r>
      <w:r w:rsidR="00DE644D">
        <w:rPr>
          <w:sz w:val="20"/>
        </w:rPr>
        <w:t>l’apport</w:t>
      </w:r>
      <w:r w:rsidR="00DE644D">
        <w:rPr>
          <w:spacing w:val="50"/>
          <w:sz w:val="20"/>
        </w:rPr>
        <w:t xml:space="preserve"> </w:t>
      </w:r>
      <w:r>
        <w:rPr>
          <w:sz w:val="20"/>
        </w:rPr>
        <w:t>de</w:t>
      </w:r>
      <w:r w:rsidR="00DE644D">
        <w:rPr>
          <w:spacing w:val="50"/>
          <w:sz w:val="20"/>
        </w:rPr>
        <w:t xml:space="preserve"> </w:t>
      </w:r>
      <w:r w:rsidR="00DE644D">
        <w:rPr>
          <w:sz w:val="20"/>
        </w:rPr>
        <w:t>vitamine</w:t>
      </w:r>
      <w:r w:rsidR="00DE644D">
        <w:rPr>
          <w:spacing w:val="50"/>
          <w:sz w:val="20"/>
        </w:rPr>
        <w:t xml:space="preserve"> </w:t>
      </w:r>
      <w:r w:rsidR="00DE644D">
        <w:rPr>
          <w:sz w:val="20"/>
        </w:rPr>
        <w:t>D</w:t>
      </w:r>
      <w:r w:rsidR="00DE644D">
        <w:rPr>
          <w:spacing w:val="50"/>
          <w:sz w:val="20"/>
        </w:rPr>
        <w:t xml:space="preserve"> </w:t>
      </w:r>
      <w:r w:rsidR="00DE644D">
        <w:rPr>
          <w:sz w:val="20"/>
        </w:rPr>
        <w:t>et</w:t>
      </w:r>
      <w:r w:rsidR="00DE644D">
        <w:rPr>
          <w:spacing w:val="1"/>
          <w:sz w:val="20"/>
        </w:rPr>
        <w:t xml:space="preserve"> </w:t>
      </w:r>
      <w:r w:rsidR="00DE644D">
        <w:rPr>
          <w:sz w:val="20"/>
        </w:rPr>
        <w:t>l</w:t>
      </w:r>
      <w:r>
        <w:rPr>
          <w:sz w:val="20"/>
        </w:rPr>
        <w:t>a concentration</w:t>
      </w:r>
      <w:r w:rsidR="00DE644D">
        <w:rPr>
          <w:spacing w:val="1"/>
          <w:sz w:val="20"/>
        </w:rPr>
        <w:t xml:space="preserve"> </w:t>
      </w:r>
      <w:r w:rsidR="00DE644D">
        <w:rPr>
          <w:sz w:val="20"/>
        </w:rPr>
        <w:t>sérique</w:t>
      </w:r>
      <w:r w:rsidR="00DE644D">
        <w:rPr>
          <w:spacing w:val="1"/>
          <w:sz w:val="20"/>
        </w:rPr>
        <w:t xml:space="preserve"> </w:t>
      </w:r>
      <w:r w:rsidR="00DE644D">
        <w:rPr>
          <w:sz w:val="20"/>
        </w:rPr>
        <w:t>de</w:t>
      </w:r>
      <w:r w:rsidR="00DE644D">
        <w:rPr>
          <w:spacing w:val="1"/>
          <w:sz w:val="20"/>
        </w:rPr>
        <w:t xml:space="preserve"> </w:t>
      </w:r>
      <w:proofErr w:type="spellStart"/>
      <w:r>
        <w:rPr>
          <w:sz w:val="20"/>
        </w:rPr>
        <w:t>calcidiol</w:t>
      </w:r>
      <w:proofErr w:type="spellEnd"/>
      <w:r w:rsidR="00DE644D">
        <w:rPr>
          <w:sz w:val="20"/>
        </w:rPr>
        <w:t xml:space="preserve">. </w:t>
      </w:r>
      <w:proofErr w:type="spellStart"/>
      <w:r w:rsidR="00DE644D">
        <w:rPr>
          <w:sz w:val="20"/>
        </w:rPr>
        <w:t>Veugelers</w:t>
      </w:r>
      <w:proofErr w:type="spellEnd"/>
      <w:r w:rsidR="00DE644D">
        <w:rPr>
          <w:spacing w:val="-47"/>
          <w:sz w:val="20"/>
        </w:rPr>
        <w:t xml:space="preserve"> </w:t>
      </w:r>
      <w:r w:rsidR="00DE644D">
        <w:rPr>
          <w:sz w:val="20"/>
        </w:rPr>
        <w:t>et</w:t>
      </w:r>
      <w:r w:rsidR="00DE644D">
        <w:rPr>
          <w:spacing w:val="-2"/>
          <w:sz w:val="20"/>
        </w:rPr>
        <w:t xml:space="preserve"> </w:t>
      </w:r>
      <w:proofErr w:type="spellStart"/>
      <w:r w:rsidR="00DE644D">
        <w:rPr>
          <w:sz w:val="20"/>
        </w:rPr>
        <w:t>Ekwaru</w:t>
      </w:r>
      <w:proofErr w:type="spellEnd"/>
      <w:r w:rsidR="00DE644D">
        <w:rPr>
          <w:spacing w:val="-1"/>
          <w:sz w:val="20"/>
        </w:rPr>
        <w:t xml:space="preserve"> </w:t>
      </w:r>
      <w:r w:rsidR="00DE644D">
        <w:rPr>
          <w:sz w:val="20"/>
        </w:rPr>
        <w:t>(</w:t>
      </w:r>
      <w:hyperlink w:anchor="_bookmark97" w:history="1">
        <w:r w:rsidR="00DE644D">
          <w:rPr>
            <w:sz w:val="20"/>
          </w:rPr>
          <w:t>2014</w:t>
        </w:r>
      </w:hyperlink>
      <w:r w:rsidR="00DE644D">
        <w:rPr>
          <w:sz w:val="20"/>
        </w:rPr>
        <w:t>)</w:t>
      </w:r>
    </w:p>
    <w:p w14:paraId="737333DA" w14:textId="77777777" w:rsidR="00C221F1" w:rsidRDefault="00B22DC1" w:rsidP="00C221F1">
      <w:pPr>
        <w:pStyle w:val="BodyText"/>
        <w:spacing w:before="153" w:line="386" w:lineRule="auto"/>
        <w:ind w:right="125"/>
        <w:jc w:val="both"/>
        <w:rPr>
          <w:sz w:val="20"/>
        </w:rPr>
      </w:pPr>
      <w:r>
        <w:rPr>
          <w:b/>
          <w:w w:val="95"/>
          <w:sz w:val="20"/>
        </w:rPr>
        <w:t>F</w:t>
      </w:r>
      <w:r>
        <w:rPr>
          <w:b/>
          <w:smallCaps/>
          <w:w w:val="95"/>
          <w:sz w:val="20"/>
        </w:rPr>
        <w:t>igure</w:t>
      </w:r>
      <w:r>
        <w:rPr>
          <w:b/>
          <w:spacing w:val="17"/>
          <w:w w:val="95"/>
          <w:sz w:val="20"/>
        </w:rPr>
        <w:t xml:space="preserve"> 8 </w:t>
      </w:r>
      <w:r>
        <w:rPr>
          <w:b/>
          <w:w w:val="95"/>
          <w:sz w:val="20"/>
        </w:rPr>
        <w:t>–</w:t>
      </w:r>
      <w:r>
        <w:rPr>
          <w:b/>
          <w:spacing w:val="18"/>
          <w:w w:val="95"/>
          <w:sz w:val="20"/>
        </w:rPr>
        <w:t xml:space="preserve"> </w:t>
      </w:r>
      <w:r>
        <w:rPr>
          <w:w w:val="95"/>
          <w:sz w:val="20"/>
        </w:rPr>
        <w:t>Concentration</w:t>
      </w:r>
      <w:r>
        <w:rPr>
          <w:spacing w:val="5"/>
          <w:w w:val="95"/>
          <w:sz w:val="20"/>
        </w:rPr>
        <w:t xml:space="preserve"> </w:t>
      </w:r>
      <w:r w:rsidR="009B59F3">
        <w:rPr>
          <w:spacing w:val="5"/>
          <w:w w:val="95"/>
          <w:sz w:val="20"/>
        </w:rPr>
        <w:t xml:space="preserve">sérique de </w:t>
      </w:r>
      <w:proofErr w:type="spellStart"/>
      <w:r w:rsidR="009B59F3">
        <w:rPr>
          <w:spacing w:val="5"/>
          <w:w w:val="95"/>
          <w:sz w:val="20"/>
        </w:rPr>
        <w:t>calcidiol</w:t>
      </w:r>
      <w:proofErr w:type="spellEnd"/>
      <w:r>
        <w:rPr>
          <w:spacing w:val="5"/>
          <w:w w:val="95"/>
          <w:sz w:val="20"/>
        </w:rPr>
        <w:t xml:space="preserve"> </w:t>
      </w:r>
      <w:r>
        <w:rPr>
          <w:w w:val="95"/>
          <w:sz w:val="20"/>
        </w:rPr>
        <w:t>en</w:t>
      </w:r>
      <w:r>
        <w:rPr>
          <w:spacing w:val="6"/>
          <w:w w:val="95"/>
          <w:sz w:val="20"/>
        </w:rPr>
        <w:t xml:space="preserve"> </w:t>
      </w:r>
      <w:r>
        <w:rPr>
          <w:w w:val="95"/>
          <w:sz w:val="20"/>
        </w:rPr>
        <w:t>fonction</w:t>
      </w:r>
      <w:r>
        <w:rPr>
          <w:spacing w:val="5"/>
          <w:w w:val="95"/>
          <w:sz w:val="20"/>
        </w:rPr>
        <w:t xml:space="preserve"> </w:t>
      </w:r>
      <w:r>
        <w:rPr>
          <w:w w:val="95"/>
          <w:sz w:val="20"/>
        </w:rPr>
        <w:t>de</w:t>
      </w:r>
      <w:r>
        <w:rPr>
          <w:spacing w:val="6"/>
          <w:w w:val="95"/>
          <w:sz w:val="20"/>
        </w:rPr>
        <w:t xml:space="preserve"> </w:t>
      </w:r>
      <w:r>
        <w:rPr>
          <w:w w:val="95"/>
          <w:sz w:val="20"/>
        </w:rPr>
        <w:t>la</w:t>
      </w:r>
      <w:r>
        <w:rPr>
          <w:spacing w:val="5"/>
          <w:w w:val="95"/>
          <w:sz w:val="20"/>
        </w:rPr>
        <w:t xml:space="preserve"> </w:t>
      </w:r>
      <w:r>
        <w:rPr>
          <w:w w:val="95"/>
          <w:sz w:val="20"/>
        </w:rPr>
        <w:t>prise</w:t>
      </w:r>
      <w:r>
        <w:rPr>
          <w:spacing w:val="6"/>
          <w:w w:val="95"/>
          <w:sz w:val="20"/>
        </w:rPr>
        <w:t xml:space="preserve"> </w:t>
      </w:r>
      <w:r>
        <w:rPr>
          <w:w w:val="95"/>
          <w:sz w:val="20"/>
        </w:rPr>
        <w:t>de</w:t>
      </w:r>
      <w:r>
        <w:rPr>
          <w:spacing w:val="-45"/>
          <w:w w:val="95"/>
          <w:sz w:val="20"/>
        </w:rPr>
        <w:t xml:space="preserve"> </w:t>
      </w:r>
      <w:r>
        <w:rPr>
          <w:sz w:val="20"/>
        </w:rPr>
        <w:t>suppléments</w:t>
      </w:r>
      <w:r>
        <w:rPr>
          <w:spacing w:val="-5"/>
          <w:sz w:val="20"/>
        </w:rPr>
        <w:t xml:space="preserve"> </w:t>
      </w:r>
      <w:r>
        <w:rPr>
          <w:sz w:val="20"/>
        </w:rPr>
        <w:t>de</w:t>
      </w:r>
      <w:r>
        <w:rPr>
          <w:spacing w:val="-5"/>
          <w:sz w:val="20"/>
        </w:rPr>
        <w:t xml:space="preserve"> </w:t>
      </w:r>
      <w:r>
        <w:rPr>
          <w:sz w:val="20"/>
        </w:rPr>
        <w:t>vitamine</w:t>
      </w:r>
      <w:r>
        <w:rPr>
          <w:spacing w:val="-4"/>
          <w:sz w:val="20"/>
        </w:rPr>
        <w:t xml:space="preserve"> </w:t>
      </w:r>
      <w:r>
        <w:rPr>
          <w:sz w:val="20"/>
        </w:rPr>
        <w:t>D.</w:t>
      </w:r>
      <w:r>
        <w:rPr>
          <w:spacing w:val="-5"/>
          <w:sz w:val="20"/>
        </w:rPr>
        <w:t xml:space="preserve"> </w:t>
      </w:r>
      <w:proofErr w:type="spellStart"/>
      <w:r>
        <w:rPr>
          <w:sz w:val="20"/>
        </w:rPr>
        <w:t>Heaney</w:t>
      </w:r>
      <w:proofErr w:type="spellEnd"/>
      <w:r>
        <w:rPr>
          <w:spacing w:val="-4"/>
          <w:sz w:val="20"/>
        </w:rPr>
        <w:t xml:space="preserve"> </w:t>
      </w:r>
      <w:r>
        <w:rPr>
          <w:sz w:val="20"/>
        </w:rPr>
        <w:t>et</w:t>
      </w:r>
      <w:r>
        <w:rPr>
          <w:spacing w:val="-5"/>
          <w:sz w:val="20"/>
        </w:rPr>
        <w:t xml:space="preserve"> </w:t>
      </w:r>
      <w:r>
        <w:rPr>
          <w:sz w:val="20"/>
        </w:rPr>
        <w:t>al.</w:t>
      </w:r>
      <w:r>
        <w:rPr>
          <w:spacing w:val="-4"/>
          <w:sz w:val="20"/>
        </w:rPr>
        <w:t xml:space="preserve"> </w:t>
      </w:r>
      <w:r>
        <w:rPr>
          <w:sz w:val="20"/>
        </w:rPr>
        <w:t>(</w:t>
      </w:r>
      <w:hyperlink w:anchor="_bookmark74" w:history="1">
        <w:r>
          <w:rPr>
            <w:sz w:val="20"/>
          </w:rPr>
          <w:t>2015</w:t>
        </w:r>
      </w:hyperlink>
      <w:r>
        <w:rPr>
          <w:sz w:val="20"/>
        </w:rPr>
        <w:t>)</w:t>
      </w:r>
    </w:p>
    <w:p w14:paraId="34C04DF6" w14:textId="77777777" w:rsidR="00C221F1" w:rsidRDefault="00C221F1" w:rsidP="00C221F1">
      <w:pPr>
        <w:pStyle w:val="BodyText"/>
        <w:spacing w:before="153" w:line="386" w:lineRule="auto"/>
        <w:ind w:right="125"/>
        <w:jc w:val="both"/>
        <w:rPr>
          <w:sz w:val="20"/>
        </w:rPr>
      </w:pPr>
    </w:p>
    <w:p w14:paraId="47F9F4E6" w14:textId="5217C247" w:rsidR="002C0AF8" w:rsidRDefault="003E36B0" w:rsidP="00C221F1">
      <w:pPr>
        <w:pStyle w:val="BodyText"/>
        <w:spacing w:before="153" w:line="386" w:lineRule="auto"/>
        <w:ind w:right="125"/>
        <w:jc w:val="both"/>
        <w:rPr>
          <w:b/>
        </w:rPr>
      </w:pPr>
      <w:r>
        <w:t xml:space="preserve">D’après </w:t>
      </w:r>
      <w:proofErr w:type="spellStart"/>
      <w:r>
        <w:t>Carmeliet</w:t>
      </w:r>
      <w:proofErr w:type="spellEnd"/>
      <w:r w:rsidR="00C221F1">
        <w:t xml:space="preserve"> et al</w:t>
      </w:r>
      <w:r>
        <w:t xml:space="preserve"> (</w:t>
      </w:r>
      <w:hyperlink w:anchor="_bookmark65" w:history="1">
        <w:r>
          <w:t>2015</w:t>
        </w:r>
      </w:hyperlink>
      <w:r>
        <w:t>)</w:t>
      </w:r>
      <w:r w:rsidR="00C221F1">
        <w:t>,</w:t>
      </w:r>
      <w:r>
        <w:t xml:space="preserve"> les recommandations en 2015 sont de 400-800</w:t>
      </w:r>
      <w:r>
        <w:rPr>
          <w:spacing w:val="1"/>
        </w:rPr>
        <w:t xml:space="preserve"> </w:t>
      </w:r>
      <w:r>
        <w:t xml:space="preserve">UI/j. </w:t>
      </w:r>
      <w:commentRangeStart w:id="59"/>
      <w:r>
        <w:t>Cependant une dose plus élevée pourrait être bénéfique concernant les effets extra-osseux, en</w:t>
      </w:r>
      <w:r>
        <w:rPr>
          <w:spacing w:val="-52"/>
        </w:rPr>
        <w:t xml:space="preserve"> </w:t>
      </w:r>
      <w:r>
        <w:t>fonction</w:t>
      </w:r>
      <w:r>
        <w:rPr>
          <w:spacing w:val="-13"/>
        </w:rPr>
        <w:t xml:space="preserve"> </w:t>
      </w:r>
      <w:r>
        <w:t>des</w:t>
      </w:r>
      <w:r>
        <w:rPr>
          <w:spacing w:val="-12"/>
        </w:rPr>
        <w:t xml:space="preserve"> </w:t>
      </w:r>
      <w:r>
        <w:t>résultats</w:t>
      </w:r>
      <w:r>
        <w:rPr>
          <w:spacing w:val="-12"/>
        </w:rPr>
        <w:t xml:space="preserve"> </w:t>
      </w:r>
      <w:r>
        <w:t>d’un</w:t>
      </w:r>
      <w:r>
        <w:rPr>
          <w:spacing w:val="-12"/>
        </w:rPr>
        <w:t xml:space="preserve"> </w:t>
      </w:r>
      <w:r>
        <w:t>large</w:t>
      </w:r>
      <w:r>
        <w:rPr>
          <w:spacing w:val="-12"/>
        </w:rPr>
        <w:t xml:space="preserve"> </w:t>
      </w:r>
      <w:r>
        <w:t>essai</w:t>
      </w:r>
      <w:r>
        <w:rPr>
          <w:spacing w:val="-12"/>
        </w:rPr>
        <w:t xml:space="preserve"> </w:t>
      </w:r>
      <w:r>
        <w:t>clinique</w:t>
      </w:r>
      <w:r>
        <w:rPr>
          <w:spacing w:val="-12"/>
        </w:rPr>
        <w:t xml:space="preserve"> </w:t>
      </w:r>
      <w:r>
        <w:t>d’ici</w:t>
      </w:r>
      <w:r>
        <w:rPr>
          <w:spacing w:val="-13"/>
        </w:rPr>
        <w:t xml:space="preserve"> </w:t>
      </w:r>
      <w:r>
        <w:t>2018-2020.</w:t>
      </w:r>
      <w:r>
        <w:rPr>
          <w:spacing w:val="-12"/>
        </w:rPr>
        <w:t xml:space="preserve"> </w:t>
      </w:r>
      <w:r>
        <w:rPr>
          <w:b/>
        </w:rPr>
        <w:t>Je</w:t>
      </w:r>
      <w:r>
        <w:rPr>
          <w:b/>
          <w:spacing w:val="-12"/>
        </w:rPr>
        <w:t xml:space="preserve"> </w:t>
      </w:r>
      <w:r>
        <w:rPr>
          <w:b/>
        </w:rPr>
        <w:t>ne</w:t>
      </w:r>
      <w:r>
        <w:rPr>
          <w:b/>
          <w:spacing w:val="-12"/>
        </w:rPr>
        <w:t xml:space="preserve"> </w:t>
      </w:r>
      <w:r>
        <w:rPr>
          <w:b/>
        </w:rPr>
        <w:t>trouve</w:t>
      </w:r>
      <w:r>
        <w:rPr>
          <w:b/>
          <w:spacing w:val="-12"/>
        </w:rPr>
        <w:t xml:space="preserve"> </w:t>
      </w:r>
      <w:r>
        <w:rPr>
          <w:b/>
        </w:rPr>
        <w:t>pas</w:t>
      </w:r>
      <w:r>
        <w:rPr>
          <w:b/>
          <w:spacing w:val="-12"/>
        </w:rPr>
        <w:t xml:space="preserve"> </w:t>
      </w:r>
      <w:r>
        <w:rPr>
          <w:b/>
        </w:rPr>
        <w:t>l’essai</w:t>
      </w:r>
      <w:r>
        <w:rPr>
          <w:b/>
          <w:spacing w:val="-12"/>
        </w:rPr>
        <w:t xml:space="preserve"> </w:t>
      </w:r>
      <w:r>
        <w:rPr>
          <w:b/>
        </w:rPr>
        <w:t>clinique</w:t>
      </w:r>
      <w:r>
        <w:rPr>
          <w:b/>
          <w:spacing w:val="-12"/>
        </w:rPr>
        <w:t xml:space="preserve"> </w:t>
      </w:r>
      <w:r>
        <w:rPr>
          <w:b/>
        </w:rPr>
        <w:t>en</w:t>
      </w:r>
      <w:r>
        <w:rPr>
          <w:b/>
          <w:spacing w:val="-53"/>
        </w:rPr>
        <w:t xml:space="preserve"> </w:t>
      </w:r>
      <w:r>
        <w:rPr>
          <w:b/>
        </w:rPr>
        <w:t>question</w:t>
      </w:r>
      <w:r>
        <w:rPr>
          <w:b/>
          <w:spacing w:val="-2"/>
        </w:rPr>
        <w:t xml:space="preserve"> </w:t>
      </w:r>
      <w:r>
        <w:rPr>
          <w:b/>
        </w:rPr>
        <w:t>afin</w:t>
      </w:r>
      <w:r>
        <w:rPr>
          <w:b/>
          <w:spacing w:val="-2"/>
        </w:rPr>
        <w:t xml:space="preserve"> </w:t>
      </w:r>
      <w:r>
        <w:rPr>
          <w:b/>
        </w:rPr>
        <w:t>de</w:t>
      </w:r>
      <w:r>
        <w:rPr>
          <w:b/>
          <w:spacing w:val="-1"/>
        </w:rPr>
        <w:t xml:space="preserve"> </w:t>
      </w:r>
      <w:r>
        <w:rPr>
          <w:b/>
        </w:rPr>
        <w:t>pouvoir</w:t>
      </w:r>
      <w:r>
        <w:rPr>
          <w:b/>
          <w:spacing w:val="-2"/>
        </w:rPr>
        <w:t xml:space="preserve"> </w:t>
      </w:r>
      <w:r>
        <w:rPr>
          <w:b/>
        </w:rPr>
        <w:t>commenter</w:t>
      </w:r>
      <w:r>
        <w:rPr>
          <w:b/>
          <w:spacing w:val="-1"/>
        </w:rPr>
        <w:t xml:space="preserve"> </w:t>
      </w:r>
      <w:r>
        <w:rPr>
          <w:b/>
        </w:rPr>
        <w:t>ce</w:t>
      </w:r>
      <w:r>
        <w:rPr>
          <w:b/>
          <w:spacing w:val="-2"/>
        </w:rPr>
        <w:t xml:space="preserve"> </w:t>
      </w:r>
      <w:r>
        <w:rPr>
          <w:b/>
        </w:rPr>
        <w:t>sujet.</w:t>
      </w:r>
      <w:commentRangeEnd w:id="59"/>
      <w:r w:rsidR="009B59F3">
        <w:rPr>
          <w:rStyle w:val="CommentReference"/>
        </w:rPr>
        <w:commentReference w:id="59"/>
      </w:r>
    </w:p>
    <w:p w14:paraId="5B34E6EE" w14:textId="77777777" w:rsidR="002C0AF8" w:rsidRDefault="002C0AF8">
      <w:pPr>
        <w:pStyle w:val="BodyText"/>
        <w:spacing w:before="11"/>
        <w:rPr>
          <w:b/>
          <w:sz w:val="25"/>
        </w:rPr>
      </w:pPr>
    </w:p>
    <w:p w14:paraId="178C2E53" w14:textId="77777777" w:rsidR="002C0AF8" w:rsidRDefault="003E36B0">
      <w:pPr>
        <w:pStyle w:val="ListParagraph"/>
        <w:numPr>
          <w:ilvl w:val="2"/>
          <w:numId w:val="1"/>
        </w:numPr>
        <w:tabs>
          <w:tab w:val="left" w:pos="778"/>
        </w:tabs>
        <w:rPr>
          <w:rFonts w:ascii="Arial" w:hAnsi="Arial"/>
          <w:b/>
          <w:sz w:val="24"/>
        </w:rPr>
      </w:pPr>
      <w:bookmarkStart w:id="60" w:name="Réévaluation_de_la_dose_recommandée_jour"/>
      <w:bookmarkStart w:id="61" w:name="_bookmark28"/>
      <w:bookmarkEnd w:id="60"/>
      <w:bookmarkEnd w:id="61"/>
      <w:commentRangeStart w:id="62"/>
      <w:r>
        <w:rPr>
          <w:rFonts w:ascii="Arial" w:hAnsi="Arial"/>
          <w:b/>
          <w:w w:val="95"/>
          <w:sz w:val="24"/>
        </w:rPr>
        <w:t>Réévaluation</w:t>
      </w:r>
      <w:r>
        <w:rPr>
          <w:rFonts w:ascii="Arial" w:hAnsi="Arial"/>
          <w:b/>
          <w:spacing w:val="-3"/>
          <w:w w:val="95"/>
          <w:sz w:val="24"/>
        </w:rPr>
        <w:t xml:space="preserve"> </w:t>
      </w:r>
      <w:r>
        <w:rPr>
          <w:rFonts w:ascii="Arial" w:hAnsi="Arial"/>
          <w:b/>
          <w:w w:val="95"/>
          <w:sz w:val="24"/>
        </w:rPr>
        <w:t>de</w:t>
      </w:r>
      <w:r>
        <w:rPr>
          <w:rFonts w:ascii="Arial" w:hAnsi="Arial"/>
          <w:b/>
          <w:spacing w:val="-3"/>
          <w:w w:val="95"/>
          <w:sz w:val="24"/>
        </w:rPr>
        <w:t xml:space="preserve"> </w:t>
      </w:r>
      <w:r>
        <w:rPr>
          <w:rFonts w:ascii="Arial" w:hAnsi="Arial"/>
          <w:b/>
          <w:w w:val="95"/>
          <w:sz w:val="24"/>
        </w:rPr>
        <w:t>la</w:t>
      </w:r>
      <w:r>
        <w:rPr>
          <w:rFonts w:ascii="Arial" w:hAnsi="Arial"/>
          <w:b/>
          <w:spacing w:val="-2"/>
          <w:w w:val="95"/>
          <w:sz w:val="24"/>
        </w:rPr>
        <w:t xml:space="preserve"> </w:t>
      </w:r>
      <w:r>
        <w:rPr>
          <w:rFonts w:ascii="Arial" w:hAnsi="Arial"/>
          <w:b/>
          <w:w w:val="95"/>
          <w:sz w:val="24"/>
        </w:rPr>
        <w:t>dose</w:t>
      </w:r>
      <w:r>
        <w:rPr>
          <w:rFonts w:ascii="Arial" w:hAnsi="Arial"/>
          <w:b/>
          <w:spacing w:val="-3"/>
          <w:w w:val="95"/>
          <w:sz w:val="24"/>
        </w:rPr>
        <w:t xml:space="preserve"> </w:t>
      </w:r>
      <w:r>
        <w:rPr>
          <w:rFonts w:ascii="Arial" w:hAnsi="Arial"/>
          <w:b/>
          <w:w w:val="95"/>
          <w:sz w:val="24"/>
        </w:rPr>
        <w:t>recommandée</w:t>
      </w:r>
      <w:r>
        <w:rPr>
          <w:rFonts w:ascii="Arial" w:hAnsi="Arial"/>
          <w:b/>
          <w:spacing w:val="-3"/>
          <w:w w:val="95"/>
          <w:sz w:val="24"/>
        </w:rPr>
        <w:t xml:space="preserve"> </w:t>
      </w:r>
      <w:r>
        <w:rPr>
          <w:rFonts w:ascii="Arial" w:hAnsi="Arial"/>
          <w:b/>
          <w:w w:val="95"/>
          <w:sz w:val="24"/>
        </w:rPr>
        <w:t>journalière</w:t>
      </w:r>
      <w:commentRangeEnd w:id="62"/>
      <w:r w:rsidR="006A7264">
        <w:rPr>
          <w:rStyle w:val="CommentReference"/>
        </w:rPr>
        <w:commentReference w:id="62"/>
      </w:r>
    </w:p>
    <w:p w14:paraId="0C29BE84" w14:textId="21EBAEEA" w:rsidR="002C0AF8" w:rsidRDefault="003E36B0" w:rsidP="009B59F3">
      <w:pPr>
        <w:pStyle w:val="BodyText"/>
        <w:spacing w:before="297" w:line="386" w:lineRule="auto"/>
        <w:ind w:left="117" w:right="158" w:firstLine="218"/>
        <w:jc w:val="both"/>
      </w:pPr>
      <w:r>
        <w:t>Une méta-analyse de Garland et al. (</w:t>
      </w:r>
      <w:hyperlink w:anchor="_bookmark72" w:history="1">
        <w:r>
          <w:t>2014</w:t>
        </w:r>
      </w:hyperlink>
      <w:r>
        <w:t xml:space="preserve">) a examiné la relation entre </w:t>
      </w:r>
      <w:proofErr w:type="spellStart"/>
      <w:r w:rsidR="009B59F3">
        <w:t>calcidiol</w:t>
      </w:r>
      <w:proofErr w:type="spellEnd"/>
      <w:r w:rsidR="009B59F3">
        <w:t xml:space="preserve"> sérique</w:t>
      </w:r>
      <w:r>
        <w:t xml:space="preserve"> et mortalité toutes causes confondues, ajustée à l’âge. Malgré la grande hétérogénéité</w:t>
      </w:r>
      <w:r>
        <w:rPr>
          <w:spacing w:val="1"/>
        </w:rPr>
        <w:t xml:space="preserve"> </w:t>
      </w:r>
      <w:r>
        <w:t xml:space="preserve">des études, ce qui rend l’analyse </w:t>
      </w:r>
      <w:commentRangeStart w:id="63"/>
      <w:r>
        <w:t>conservative</w:t>
      </w:r>
      <w:commentRangeEnd w:id="63"/>
      <w:r w:rsidR="00C221F1">
        <w:rPr>
          <w:rStyle w:val="CommentReference"/>
        </w:rPr>
        <w:commentReference w:id="63"/>
      </w:r>
      <w:r>
        <w:t>, les auteurs ont trouvé une association inverse</w:t>
      </w:r>
      <w:r>
        <w:rPr>
          <w:spacing w:val="1"/>
        </w:rPr>
        <w:t xml:space="preserve"> </w:t>
      </w:r>
      <w:r>
        <w:t>entre</w:t>
      </w:r>
      <w:r>
        <w:rPr>
          <w:spacing w:val="5"/>
        </w:rPr>
        <w:t xml:space="preserve"> </w:t>
      </w:r>
      <w:r>
        <w:t>la</w:t>
      </w:r>
      <w:r>
        <w:rPr>
          <w:spacing w:val="6"/>
        </w:rPr>
        <w:t xml:space="preserve"> </w:t>
      </w:r>
      <w:r>
        <w:t>mortalité</w:t>
      </w:r>
      <w:r>
        <w:rPr>
          <w:spacing w:val="6"/>
        </w:rPr>
        <w:t xml:space="preserve"> </w:t>
      </w:r>
      <w:r>
        <w:t>toutes</w:t>
      </w:r>
      <w:r>
        <w:rPr>
          <w:spacing w:val="6"/>
        </w:rPr>
        <w:t xml:space="preserve"> </w:t>
      </w:r>
      <w:r>
        <w:t>causes</w:t>
      </w:r>
      <w:r>
        <w:rPr>
          <w:spacing w:val="5"/>
        </w:rPr>
        <w:t xml:space="preserve"> </w:t>
      </w:r>
      <w:r>
        <w:t>confondues</w:t>
      </w:r>
      <w:r>
        <w:rPr>
          <w:spacing w:val="6"/>
        </w:rPr>
        <w:t xml:space="preserve"> </w:t>
      </w:r>
      <w:r>
        <w:t>et</w:t>
      </w:r>
      <w:r>
        <w:rPr>
          <w:spacing w:val="6"/>
        </w:rPr>
        <w:t xml:space="preserve"> </w:t>
      </w:r>
      <w:r>
        <w:t>le</w:t>
      </w:r>
      <w:r>
        <w:rPr>
          <w:spacing w:val="6"/>
        </w:rPr>
        <w:t xml:space="preserve"> </w:t>
      </w:r>
      <w:proofErr w:type="spellStart"/>
      <w:r w:rsidR="00243822">
        <w:t>calcidiol</w:t>
      </w:r>
      <w:proofErr w:type="spellEnd"/>
      <w:r>
        <w:t>,</w:t>
      </w:r>
      <w:r>
        <w:rPr>
          <w:spacing w:val="6"/>
        </w:rPr>
        <w:t xml:space="preserve"> </w:t>
      </w:r>
      <w:r w:rsidR="00243822">
        <w:t>avec un risque (</w:t>
      </w:r>
      <w:proofErr w:type="spellStart"/>
      <w:r>
        <w:t>hazard</w:t>
      </w:r>
      <w:proofErr w:type="spellEnd"/>
      <w:r>
        <w:rPr>
          <w:spacing w:val="6"/>
        </w:rPr>
        <w:t xml:space="preserve"> </w:t>
      </w:r>
      <w:r>
        <w:t>ratio</w:t>
      </w:r>
      <w:r w:rsidR="00243822">
        <w:t xml:space="preserve">), </w:t>
      </w:r>
      <w:r>
        <w:t>pour</w:t>
      </w:r>
      <w:r w:rsidR="009B59F3">
        <w:t xml:space="preserve"> </w:t>
      </w:r>
      <w:r>
        <w:t>l</w:t>
      </w:r>
      <w:r w:rsidR="00243822">
        <w:t>es patients présentant les</w:t>
      </w:r>
      <w:r>
        <w:t xml:space="preserve"> concentration</w:t>
      </w:r>
      <w:r w:rsidR="00243822">
        <w:t>s</w:t>
      </w:r>
      <w:r>
        <w:t xml:space="preserve"> l</w:t>
      </w:r>
      <w:r w:rsidR="00243822">
        <w:t>es</w:t>
      </w:r>
      <w:r>
        <w:t xml:space="preserve"> plus basse</w:t>
      </w:r>
      <w:r w:rsidR="00243822">
        <w:t>s</w:t>
      </w:r>
      <w:r>
        <w:t xml:space="preserve"> (0 - 9 ng/mL) </w:t>
      </w:r>
      <w:r w:rsidR="00243822">
        <w:t>d</w:t>
      </w:r>
      <w:r>
        <w:t>e 1</w:t>
      </w:r>
      <w:r w:rsidR="00243822">
        <w:t>,</w:t>
      </w:r>
      <w:r>
        <w:t>9</w:t>
      </w:r>
      <w:r w:rsidR="00243822">
        <w:t xml:space="preserve">, significativement plus important que pour ceux ayant </w:t>
      </w:r>
      <w:r>
        <w:t xml:space="preserve">une concentration </w:t>
      </w:r>
      <w:r w:rsidR="00243822">
        <w:t xml:space="preserve">supérieure ou égale à </w:t>
      </w:r>
      <w:r>
        <w:t>40 ng/mL.</w:t>
      </w:r>
      <w:r>
        <w:rPr>
          <w:spacing w:val="1"/>
        </w:rPr>
        <w:t xml:space="preserve"> </w:t>
      </w:r>
      <w:r>
        <w:t>Cette</w:t>
      </w:r>
      <w:r>
        <w:rPr>
          <w:spacing w:val="5"/>
        </w:rPr>
        <w:t xml:space="preserve"> </w:t>
      </w:r>
      <w:r>
        <w:t>étude</w:t>
      </w:r>
      <w:r>
        <w:rPr>
          <w:spacing w:val="5"/>
        </w:rPr>
        <w:t xml:space="preserve"> </w:t>
      </w:r>
      <w:r>
        <w:t>montre</w:t>
      </w:r>
      <w:r>
        <w:rPr>
          <w:spacing w:val="5"/>
        </w:rPr>
        <w:t xml:space="preserve"> </w:t>
      </w:r>
      <w:r>
        <w:t>selon</w:t>
      </w:r>
      <w:r>
        <w:rPr>
          <w:spacing w:val="6"/>
        </w:rPr>
        <w:t xml:space="preserve"> </w:t>
      </w:r>
      <w:r>
        <w:t>Garland</w:t>
      </w:r>
      <w:r>
        <w:rPr>
          <w:spacing w:val="5"/>
        </w:rPr>
        <w:t xml:space="preserve"> </w:t>
      </w:r>
      <w:r>
        <w:t>et</w:t>
      </w:r>
      <w:r>
        <w:rPr>
          <w:spacing w:val="5"/>
        </w:rPr>
        <w:t xml:space="preserve"> </w:t>
      </w:r>
      <w:r>
        <w:t>al.</w:t>
      </w:r>
      <w:r>
        <w:rPr>
          <w:spacing w:val="5"/>
        </w:rPr>
        <w:t xml:space="preserve"> </w:t>
      </w:r>
      <w:r>
        <w:t>(</w:t>
      </w:r>
      <w:hyperlink w:anchor="_bookmark72" w:history="1">
        <w:r>
          <w:t>2014</w:t>
        </w:r>
      </w:hyperlink>
      <w:r>
        <w:t>)</w:t>
      </w:r>
      <w:r>
        <w:rPr>
          <w:spacing w:val="6"/>
        </w:rPr>
        <w:t xml:space="preserve"> </w:t>
      </w:r>
      <w:r>
        <w:t>et</w:t>
      </w:r>
      <w:r>
        <w:rPr>
          <w:spacing w:val="5"/>
        </w:rPr>
        <w:t xml:space="preserve"> </w:t>
      </w:r>
      <w:proofErr w:type="spellStart"/>
      <w:r>
        <w:t>Papadimitriou</w:t>
      </w:r>
      <w:proofErr w:type="spellEnd"/>
      <w:r>
        <w:rPr>
          <w:spacing w:val="5"/>
        </w:rPr>
        <w:t xml:space="preserve"> </w:t>
      </w:r>
      <w:r>
        <w:t>(</w:t>
      </w:r>
      <w:hyperlink w:anchor="_bookmark93" w:history="1">
        <w:r>
          <w:t>2017</w:t>
        </w:r>
      </w:hyperlink>
      <w:r>
        <w:t>)</w:t>
      </w:r>
      <w:r>
        <w:rPr>
          <w:spacing w:val="5"/>
        </w:rPr>
        <w:t xml:space="preserve"> </w:t>
      </w:r>
      <w:r>
        <w:t>que</w:t>
      </w:r>
      <w:r>
        <w:rPr>
          <w:spacing w:val="6"/>
        </w:rPr>
        <w:t xml:space="preserve"> </w:t>
      </w:r>
      <w:r w:rsidR="00243822">
        <w:rPr>
          <w:spacing w:val="6"/>
        </w:rPr>
        <w:t>la cible thérapeutique</w:t>
      </w:r>
      <w:r>
        <w:t xml:space="preserve"> de 30 ng/mL</w:t>
      </w:r>
      <w:r w:rsidR="00243822">
        <w:t>,</w:t>
      </w:r>
      <w:r>
        <w:rPr>
          <w:spacing w:val="1"/>
        </w:rPr>
        <w:t xml:space="preserve"> </w:t>
      </w:r>
      <w:r w:rsidR="00243822">
        <w:t>retenue</w:t>
      </w:r>
      <w:r>
        <w:rPr>
          <w:spacing w:val="-11"/>
        </w:rPr>
        <w:t xml:space="preserve"> </w:t>
      </w:r>
      <w:r>
        <w:t>par</w:t>
      </w:r>
      <w:r>
        <w:rPr>
          <w:spacing w:val="-9"/>
        </w:rPr>
        <w:t xml:space="preserve"> </w:t>
      </w:r>
      <w:r>
        <w:t>l’IOM</w:t>
      </w:r>
      <w:r w:rsidR="00243822">
        <w:t>,</w:t>
      </w:r>
      <w:r>
        <w:rPr>
          <w:spacing w:val="-10"/>
        </w:rPr>
        <w:t xml:space="preserve"> </w:t>
      </w:r>
      <w:r>
        <w:t>serait</w:t>
      </w:r>
      <w:r>
        <w:rPr>
          <w:spacing w:val="-9"/>
        </w:rPr>
        <w:t xml:space="preserve"> </w:t>
      </w:r>
      <w:r w:rsidR="00243822">
        <w:t>trop basse</w:t>
      </w:r>
      <w:r>
        <w:t>.</w:t>
      </w:r>
      <w:r>
        <w:rPr>
          <w:spacing w:val="-10"/>
        </w:rPr>
        <w:t xml:space="preserve"> </w:t>
      </w:r>
      <w:commentRangeStart w:id="64"/>
      <w:r>
        <w:t>De</w:t>
      </w:r>
      <w:r>
        <w:rPr>
          <w:spacing w:val="-10"/>
        </w:rPr>
        <w:t xml:space="preserve"> </w:t>
      </w:r>
      <w:r>
        <w:t>plus,</w:t>
      </w:r>
      <w:r>
        <w:rPr>
          <w:spacing w:val="-10"/>
        </w:rPr>
        <w:t xml:space="preserve"> </w:t>
      </w:r>
      <w:r>
        <w:t>selon</w:t>
      </w:r>
      <w:r>
        <w:rPr>
          <w:spacing w:val="-9"/>
        </w:rPr>
        <w:t xml:space="preserve"> </w:t>
      </w:r>
      <w:proofErr w:type="spellStart"/>
      <w:r>
        <w:t>Papadimitriou</w:t>
      </w:r>
      <w:proofErr w:type="spellEnd"/>
      <w:r>
        <w:rPr>
          <w:spacing w:val="-9"/>
        </w:rPr>
        <w:t xml:space="preserve"> </w:t>
      </w:r>
      <w:r>
        <w:t>(</w:t>
      </w:r>
      <w:hyperlink w:anchor="_bookmark93" w:history="1">
        <w:r>
          <w:t>2017</w:t>
        </w:r>
      </w:hyperlink>
      <w:r>
        <w:t>),</w:t>
      </w:r>
      <w:r>
        <w:rPr>
          <w:spacing w:val="-53"/>
        </w:rPr>
        <w:t xml:space="preserve"> </w:t>
      </w:r>
      <w:r>
        <w:t>l’étude</w:t>
      </w:r>
      <w:r>
        <w:rPr>
          <w:spacing w:val="-8"/>
        </w:rPr>
        <w:t xml:space="preserve"> </w:t>
      </w:r>
      <w:r>
        <w:t>montre</w:t>
      </w:r>
      <w:r>
        <w:rPr>
          <w:spacing w:val="-7"/>
        </w:rPr>
        <w:t xml:space="preserve"> </w:t>
      </w:r>
      <w:r>
        <w:t>que</w:t>
      </w:r>
      <w:r>
        <w:rPr>
          <w:spacing w:val="-8"/>
        </w:rPr>
        <w:t xml:space="preserve"> </w:t>
      </w:r>
      <w:r>
        <w:t>la</w:t>
      </w:r>
      <w:r>
        <w:rPr>
          <w:spacing w:val="-6"/>
        </w:rPr>
        <w:t xml:space="preserve"> </w:t>
      </w:r>
      <w:r>
        <w:t>courbe</w:t>
      </w:r>
      <w:r>
        <w:rPr>
          <w:spacing w:val="-8"/>
        </w:rPr>
        <w:t xml:space="preserve"> </w:t>
      </w:r>
      <w:r>
        <w:t>de</w:t>
      </w:r>
      <w:r>
        <w:rPr>
          <w:spacing w:val="-7"/>
        </w:rPr>
        <w:t xml:space="preserve"> </w:t>
      </w:r>
      <w:r>
        <w:t>mortalité</w:t>
      </w:r>
      <w:r>
        <w:rPr>
          <w:spacing w:val="-8"/>
        </w:rPr>
        <w:t xml:space="preserve"> </w:t>
      </w:r>
      <w:r>
        <w:t>en</w:t>
      </w:r>
      <w:r>
        <w:rPr>
          <w:spacing w:val="-6"/>
        </w:rPr>
        <w:t xml:space="preserve"> </w:t>
      </w:r>
      <w:r>
        <w:t>forme</w:t>
      </w:r>
      <w:r>
        <w:rPr>
          <w:spacing w:val="-8"/>
        </w:rPr>
        <w:t xml:space="preserve"> </w:t>
      </w:r>
      <w:r>
        <w:t>de</w:t>
      </w:r>
      <w:r>
        <w:rPr>
          <w:spacing w:val="-7"/>
        </w:rPr>
        <w:t xml:space="preserve"> </w:t>
      </w:r>
      <w:r>
        <w:t>U</w:t>
      </w:r>
      <w:r>
        <w:rPr>
          <w:spacing w:val="-7"/>
        </w:rPr>
        <w:t xml:space="preserve"> </w:t>
      </w:r>
      <w:r>
        <w:t>concernant</w:t>
      </w:r>
      <w:r>
        <w:rPr>
          <w:spacing w:val="-7"/>
        </w:rPr>
        <w:t xml:space="preserve"> </w:t>
      </w:r>
      <w:r>
        <w:t>la</w:t>
      </w:r>
      <w:r>
        <w:rPr>
          <w:spacing w:val="-7"/>
        </w:rPr>
        <w:t xml:space="preserve"> </w:t>
      </w:r>
      <w:r>
        <w:t>vitamine</w:t>
      </w:r>
      <w:r>
        <w:rPr>
          <w:spacing w:val="-8"/>
        </w:rPr>
        <w:t xml:space="preserve"> </w:t>
      </w:r>
      <w:r>
        <w:t>D</w:t>
      </w:r>
      <w:r>
        <w:rPr>
          <w:spacing w:val="-6"/>
        </w:rPr>
        <w:t xml:space="preserve"> </w:t>
      </w:r>
      <w:r>
        <w:t>n’est</w:t>
      </w:r>
      <w:r>
        <w:rPr>
          <w:spacing w:val="-8"/>
        </w:rPr>
        <w:t xml:space="preserve"> </w:t>
      </w:r>
      <w:r>
        <w:t>pas</w:t>
      </w:r>
      <w:r>
        <w:rPr>
          <w:spacing w:val="-7"/>
        </w:rPr>
        <w:t xml:space="preserve"> </w:t>
      </w:r>
      <w:r>
        <w:t>vérifiée,</w:t>
      </w:r>
      <w:r>
        <w:rPr>
          <w:spacing w:val="-52"/>
        </w:rPr>
        <w:t xml:space="preserve"> </w:t>
      </w:r>
      <w:r>
        <w:t xml:space="preserve">puisque l’analyse montre que le </w:t>
      </w:r>
      <w:proofErr w:type="spellStart"/>
      <w:r>
        <w:t>hazard</w:t>
      </w:r>
      <w:proofErr w:type="spellEnd"/>
      <w:r>
        <w:t xml:space="preserve"> ratio reste stable à partir de concentrations supérieures à 40</w:t>
      </w:r>
      <w:r>
        <w:rPr>
          <w:spacing w:val="-52"/>
        </w:rPr>
        <w:t xml:space="preserve"> </w:t>
      </w:r>
      <w:r>
        <w:t>ng/mL,</w:t>
      </w:r>
      <w:r>
        <w:rPr>
          <w:spacing w:val="-4"/>
        </w:rPr>
        <w:t xml:space="preserve"> </w:t>
      </w:r>
      <w:r>
        <w:t>comprenant</w:t>
      </w:r>
      <w:r>
        <w:rPr>
          <w:spacing w:val="-3"/>
        </w:rPr>
        <w:t xml:space="preserve"> </w:t>
      </w:r>
      <w:r>
        <w:t>des</w:t>
      </w:r>
      <w:r>
        <w:rPr>
          <w:spacing w:val="-3"/>
        </w:rPr>
        <w:t xml:space="preserve"> </w:t>
      </w:r>
      <w:r>
        <w:t>mesures</w:t>
      </w:r>
      <w:r>
        <w:rPr>
          <w:spacing w:val="-4"/>
        </w:rPr>
        <w:t xml:space="preserve"> </w:t>
      </w:r>
      <w:r>
        <w:t>allant</w:t>
      </w:r>
      <w:r>
        <w:rPr>
          <w:spacing w:val="-3"/>
        </w:rPr>
        <w:t xml:space="preserve"> </w:t>
      </w:r>
      <w:r>
        <w:t>de</w:t>
      </w:r>
      <w:r>
        <w:rPr>
          <w:spacing w:val="-3"/>
        </w:rPr>
        <w:t xml:space="preserve"> </w:t>
      </w:r>
      <w:r>
        <w:t>catégories</w:t>
      </w:r>
      <w:r>
        <w:rPr>
          <w:spacing w:val="-4"/>
        </w:rPr>
        <w:t xml:space="preserve"> </w:t>
      </w:r>
      <w:r>
        <w:t>de</w:t>
      </w:r>
      <w:r>
        <w:rPr>
          <w:spacing w:val="-3"/>
        </w:rPr>
        <w:t xml:space="preserve"> </w:t>
      </w:r>
      <w:r>
        <w:t>40</w:t>
      </w:r>
      <w:r>
        <w:rPr>
          <w:spacing w:val="-3"/>
        </w:rPr>
        <w:t xml:space="preserve"> </w:t>
      </w:r>
      <w:r>
        <w:t>ng/mL</w:t>
      </w:r>
      <w:r>
        <w:rPr>
          <w:spacing w:val="-3"/>
        </w:rPr>
        <w:t xml:space="preserve"> </w:t>
      </w:r>
      <w:r>
        <w:t>à</w:t>
      </w:r>
      <w:r>
        <w:rPr>
          <w:spacing w:val="-4"/>
        </w:rPr>
        <w:t xml:space="preserve"> </w:t>
      </w:r>
      <w:r>
        <w:t>&gt;70</w:t>
      </w:r>
      <w:r>
        <w:rPr>
          <w:spacing w:val="-3"/>
        </w:rPr>
        <w:t xml:space="preserve"> </w:t>
      </w:r>
      <w:r>
        <w:t>ng/mL</w:t>
      </w:r>
      <w:r>
        <w:rPr>
          <w:spacing w:val="-3"/>
        </w:rPr>
        <w:t xml:space="preserve"> </w:t>
      </w:r>
      <w:commentRangeEnd w:id="64"/>
      <w:r w:rsidR="008E7CBE">
        <w:rPr>
          <w:rStyle w:val="CommentReference"/>
        </w:rPr>
        <w:commentReference w:id="64"/>
      </w:r>
      <w:r>
        <w:t>(Figure</w:t>
      </w:r>
      <w:r>
        <w:rPr>
          <w:spacing w:val="-5"/>
        </w:rPr>
        <w:t xml:space="preserve"> </w:t>
      </w:r>
      <w:hyperlink w:anchor="_bookmark29" w:history="1">
        <w:r>
          <w:t>2.7</w:t>
        </w:r>
      </w:hyperlink>
      <w:r>
        <w:t>).</w:t>
      </w:r>
    </w:p>
    <w:p w14:paraId="387E7B10" w14:textId="77777777" w:rsidR="002C0AF8" w:rsidRDefault="003E36B0">
      <w:pPr>
        <w:pStyle w:val="BodyText"/>
        <w:spacing w:before="1"/>
        <w:rPr>
          <w:sz w:val="15"/>
        </w:rPr>
      </w:pPr>
      <w:r>
        <w:rPr>
          <w:noProof/>
        </w:rPr>
        <w:lastRenderedPageBreak/>
        <w:drawing>
          <wp:anchor distT="0" distB="0" distL="0" distR="0" simplePos="0" relativeHeight="4" behindDoc="0" locked="0" layoutInCell="1" allowOverlap="1" wp14:anchorId="3F6D95E0" wp14:editId="6A1B97D3">
            <wp:simplePos x="0" y="0"/>
            <wp:positionH relativeFrom="page">
              <wp:posOffset>2157205</wp:posOffset>
            </wp:positionH>
            <wp:positionV relativeFrom="paragraph">
              <wp:posOffset>135492</wp:posOffset>
            </wp:positionV>
            <wp:extent cx="3035046" cy="37124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3035046" cy="3712464"/>
                    </a:xfrm>
                    <a:prstGeom prst="rect">
                      <a:avLst/>
                    </a:prstGeom>
                  </pic:spPr>
                </pic:pic>
              </a:graphicData>
            </a:graphic>
          </wp:anchor>
        </w:drawing>
      </w:r>
    </w:p>
    <w:p w14:paraId="6743D5A0" w14:textId="2D5BC81E" w:rsidR="002C0AF8" w:rsidRDefault="003E36B0">
      <w:pPr>
        <w:spacing w:before="161" w:line="249" w:lineRule="auto"/>
        <w:ind w:left="1229" w:right="129" w:hanging="1113"/>
        <w:jc w:val="both"/>
        <w:rPr>
          <w:sz w:val="20"/>
        </w:rPr>
      </w:pPr>
      <w:bookmarkStart w:id="65" w:name="_bookmark29"/>
      <w:bookmarkEnd w:id="65"/>
      <w:r>
        <w:rPr>
          <w:b/>
          <w:sz w:val="20"/>
        </w:rPr>
        <w:t>F</w:t>
      </w:r>
      <w:r>
        <w:rPr>
          <w:b/>
          <w:smallCaps/>
          <w:sz w:val="20"/>
        </w:rPr>
        <w:t>i</w:t>
      </w:r>
      <w:r w:rsidR="00DE644D">
        <w:rPr>
          <w:b/>
          <w:smallCaps/>
          <w:sz w:val="20"/>
        </w:rPr>
        <w:t>g</w:t>
      </w:r>
      <w:r>
        <w:rPr>
          <w:b/>
          <w:smallCaps/>
          <w:sz w:val="20"/>
        </w:rPr>
        <w:t>ure</w:t>
      </w:r>
      <w:r w:rsidR="008E7CBE">
        <w:rPr>
          <w:b/>
          <w:sz w:val="20"/>
        </w:rPr>
        <w:t>9</w:t>
      </w:r>
      <w:r w:rsidR="008E7CBE">
        <w:rPr>
          <w:b/>
          <w:spacing w:val="-6"/>
          <w:sz w:val="20"/>
        </w:rPr>
        <w:t xml:space="preserve"> </w:t>
      </w:r>
      <w:r>
        <w:rPr>
          <w:b/>
          <w:sz w:val="20"/>
        </w:rPr>
        <w:t>–</w:t>
      </w:r>
      <w:r>
        <w:rPr>
          <w:b/>
          <w:spacing w:val="-6"/>
          <w:sz w:val="20"/>
        </w:rPr>
        <w:t xml:space="preserve"> </w:t>
      </w:r>
      <w:r>
        <w:rPr>
          <w:sz w:val="20"/>
        </w:rPr>
        <w:t>Hazard</w:t>
      </w:r>
      <w:r>
        <w:rPr>
          <w:spacing w:val="-2"/>
          <w:sz w:val="20"/>
        </w:rPr>
        <w:t xml:space="preserve"> </w:t>
      </w:r>
      <w:r>
        <w:rPr>
          <w:sz w:val="20"/>
        </w:rPr>
        <w:t>ratio</w:t>
      </w:r>
      <w:r>
        <w:rPr>
          <w:spacing w:val="-3"/>
          <w:sz w:val="20"/>
        </w:rPr>
        <w:t xml:space="preserve"> </w:t>
      </w:r>
      <w:r>
        <w:rPr>
          <w:sz w:val="20"/>
        </w:rPr>
        <w:t>de</w:t>
      </w:r>
      <w:r>
        <w:rPr>
          <w:spacing w:val="-3"/>
          <w:sz w:val="20"/>
        </w:rPr>
        <w:t xml:space="preserve"> </w:t>
      </w:r>
      <w:r>
        <w:rPr>
          <w:sz w:val="20"/>
        </w:rPr>
        <w:t>mortalité</w:t>
      </w:r>
      <w:r>
        <w:rPr>
          <w:spacing w:val="-2"/>
          <w:sz w:val="20"/>
        </w:rPr>
        <w:t xml:space="preserve"> </w:t>
      </w:r>
      <w:r>
        <w:rPr>
          <w:sz w:val="20"/>
        </w:rPr>
        <w:t>ajustés</w:t>
      </w:r>
      <w:r>
        <w:rPr>
          <w:spacing w:val="-2"/>
          <w:sz w:val="20"/>
        </w:rPr>
        <w:t xml:space="preserve"> </w:t>
      </w:r>
      <w:r w:rsidR="008E7CBE">
        <w:rPr>
          <w:spacing w:val="-2"/>
          <w:sz w:val="20"/>
        </w:rPr>
        <w:t>pour</w:t>
      </w:r>
      <w:r>
        <w:rPr>
          <w:spacing w:val="-3"/>
          <w:sz w:val="20"/>
        </w:rPr>
        <w:t xml:space="preserve"> </w:t>
      </w:r>
      <w:r>
        <w:rPr>
          <w:sz w:val="20"/>
        </w:rPr>
        <w:t>l’âge,</w:t>
      </w:r>
      <w:r>
        <w:rPr>
          <w:spacing w:val="-2"/>
          <w:sz w:val="20"/>
        </w:rPr>
        <w:t xml:space="preserve"> </w:t>
      </w:r>
      <w:r>
        <w:rPr>
          <w:sz w:val="20"/>
        </w:rPr>
        <w:t>dans</w:t>
      </w:r>
      <w:r>
        <w:rPr>
          <w:spacing w:val="-3"/>
          <w:sz w:val="20"/>
        </w:rPr>
        <w:t xml:space="preserve"> </w:t>
      </w:r>
      <w:r>
        <w:rPr>
          <w:sz w:val="20"/>
        </w:rPr>
        <w:t>32</w:t>
      </w:r>
      <w:r>
        <w:rPr>
          <w:spacing w:val="-2"/>
          <w:sz w:val="20"/>
        </w:rPr>
        <w:t xml:space="preserve"> </w:t>
      </w:r>
      <w:r>
        <w:rPr>
          <w:sz w:val="20"/>
        </w:rPr>
        <w:t>études</w:t>
      </w:r>
      <w:r>
        <w:rPr>
          <w:spacing w:val="-3"/>
          <w:sz w:val="20"/>
        </w:rPr>
        <w:t xml:space="preserve"> </w:t>
      </w:r>
      <w:r>
        <w:rPr>
          <w:sz w:val="20"/>
        </w:rPr>
        <w:t>sur</w:t>
      </w:r>
      <w:r>
        <w:rPr>
          <w:spacing w:val="-2"/>
          <w:sz w:val="20"/>
        </w:rPr>
        <w:t xml:space="preserve"> </w:t>
      </w:r>
      <w:r>
        <w:rPr>
          <w:sz w:val="20"/>
        </w:rPr>
        <w:t>l’association</w:t>
      </w:r>
      <w:r>
        <w:rPr>
          <w:spacing w:val="1"/>
          <w:sz w:val="20"/>
        </w:rPr>
        <w:t xml:space="preserve"> </w:t>
      </w:r>
      <w:r>
        <w:rPr>
          <w:sz w:val="20"/>
        </w:rPr>
        <w:t xml:space="preserve">entre </w:t>
      </w:r>
      <w:r w:rsidR="008E7CBE">
        <w:rPr>
          <w:sz w:val="20"/>
        </w:rPr>
        <w:t xml:space="preserve">le </w:t>
      </w:r>
      <w:proofErr w:type="spellStart"/>
      <w:r w:rsidR="008E7CBE">
        <w:rPr>
          <w:sz w:val="20"/>
        </w:rPr>
        <w:t>calcidiol</w:t>
      </w:r>
      <w:proofErr w:type="spellEnd"/>
      <w:r>
        <w:rPr>
          <w:sz w:val="20"/>
        </w:rPr>
        <w:t xml:space="preserve"> et la mortalité toutes causes confondues </w:t>
      </w:r>
      <w:r w:rsidR="008E7CBE">
        <w:rPr>
          <w:sz w:val="20"/>
        </w:rPr>
        <w:t>(</w:t>
      </w:r>
      <w:r>
        <w:rPr>
          <w:sz w:val="20"/>
        </w:rPr>
        <w:t>Garland</w:t>
      </w:r>
      <w:r>
        <w:rPr>
          <w:spacing w:val="-2"/>
          <w:sz w:val="20"/>
        </w:rPr>
        <w:t xml:space="preserve"> </w:t>
      </w:r>
      <w:r>
        <w:rPr>
          <w:sz w:val="20"/>
        </w:rPr>
        <w:t>et</w:t>
      </w:r>
      <w:r>
        <w:rPr>
          <w:spacing w:val="-1"/>
          <w:sz w:val="20"/>
        </w:rPr>
        <w:t xml:space="preserve"> </w:t>
      </w:r>
      <w:r>
        <w:rPr>
          <w:sz w:val="20"/>
        </w:rPr>
        <w:t>al.</w:t>
      </w:r>
      <w:r>
        <w:rPr>
          <w:spacing w:val="-2"/>
          <w:sz w:val="20"/>
        </w:rPr>
        <w:t xml:space="preserve"> </w:t>
      </w:r>
      <w:hyperlink w:anchor="_bookmark72" w:history="1">
        <w:r>
          <w:rPr>
            <w:sz w:val="20"/>
          </w:rPr>
          <w:t>2014</w:t>
        </w:r>
      </w:hyperlink>
      <w:r>
        <w:rPr>
          <w:sz w:val="20"/>
        </w:rPr>
        <w:t>)</w:t>
      </w:r>
    </w:p>
    <w:p w14:paraId="30673989" w14:textId="77777777" w:rsidR="002C0AF8" w:rsidRDefault="002C0AF8">
      <w:pPr>
        <w:pStyle w:val="BodyText"/>
      </w:pPr>
    </w:p>
    <w:p w14:paraId="6ABD828E" w14:textId="40BC0F3C" w:rsidR="002C0AF8" w:rsidRDefault="003E36B0" w:rsidP="00E818E0">
      <w:pPr>
        <w:pStyle w:val="BodyText"/>
        <w:spacing w:before="160" w:line="386" w:lineRule="auto"/>
        <w:ind w:left="117" w:right="126" w:firstLine="218"/>
        <w:jc w:val="both"/>
        <w:rPr>
          <w:sz w:val="28"/>
        </w:rPr>
      </w:pPr>
      <w:commentRangeStart w:id="66"/>
      <w:r>
        <w:rPr>
          <w:w w:val="95"/>
        </w:rPr>
        <w:t xml:space="preserve">De plus, </w:t>
      </w:r>
      <w:proofErr w:type="spellStart"/>
      <w:r>
        <w:rPr>
          <w:w w:val="95"/>
        </w:rPr>
        <w:t>Veugelers</w:t>
      </w:r>
      <w:proofErr w:type="spellEnd"/>
      <w:r>
        <w:rPr>
          <w:w w:val="95"/>
        </w:rPr>
        <w:t xml:space="preserve"> et </w:t>
      </w:r>
      <w:proofErr w:type="spellStart"/>
      <w:r>
        <w:rPr>
          <w:w w:val="95"/>
        </w:rPr>
        <w:t>Ekwaru</w:t>
      </w:r>
      <w:proofErr w:type="spellEnd"/>
      <w:r>
        <w:rPr>
          <w:w w:val="95"/>
        </w:rPr>
        <w:t xml:space="preserve"> (</w:t>
      </w:r>
      <w:hyperlink w:anchor="_bookmark97" w:history="1">
        <w:r>
          <w:rPr>
            <w:w w:val="95"/>
          </w:rPr>
          <w:t>2014</w:t>
        </w:r>
      </w:hyperlink>
      <w:r>
        <w:rPr>
          <w:w w:val="95"/>
        </w:rPr>
        <w:t>) ont réanalysé les données utilisées par l’IOM lors de la déter-</w:t>
      </w:r>
      <w:r>
        <w:rPr>
          <w:spacing w:val="1"/>
          <w:w w:val="95"/>
        </w:rPr>
        <w:t xml:space="preserve"> </w:t>
      </w:r>
      <w:proofErr w:type="spellStart"/>
      <w:r>
        <w:rPr>
          <w:w w:val="95"/>
        </w:rPr>
        <w:t>mination</w:t>
      </w:r>
      <w:proofErr w:type="spellEnd"/>
      <w:r>
        <w:rPr>
          <w:w w:val="95"/>
        </w:rPr>
        <w:t xml:space="preserve"> du seuil adéquat de vitamine D, et ont trouvé que l’IOM avait sous-estimé les concentrations</w:t>
      </w:r>
      <w:r>
        <w:rPr>
          <w:spacing w:val="1"/>
          <w:w w:val="95"/>
        </w:rPr>
        <w:t xml:space="preserve"> </w:t>
      </w:r>
      <w:r>
        <w:rPr>
          <w:w w:val="95"/>
        </w:rPr>
        <w:t>nécessaires pour atteindre leurs recommandations. Ainsi, la courbe de régression réévaluée révèle que</w:t>
      </w:r>
      <w:r>
        <w:rPr>
          <w:spacing w:val="1"/>
          <w:w w:val="95"/>
        </w:rPr>
        <w:t xml:space="preserve"> </w:t>
      </w:r>
      <w:r>
        <w:t>600 UI/j de cholécalciférol permettrait d’obtenir pour 97.5% de la population, une concentration en</w:t>
      </w:r>
      <w:r>
        <w:rPr>
          <w:spacing w:val="-52"/>
        </w:rPr>
        <w:t xml:space="preserve"> </w:t>
      </w:r>
      <w:r>
        <w:t>moyenne supérieure à 10.72 ng/mL (valeurs converties de nmol/mL), bien en deçà des 20 ng/mL</w:t>
      </w:r>
      <w:r>
        <w:rPr>
          <w:spacing w:val="1"/>
        </w:rPr>
        <w:t xml:space="preserve"> </w:t>
      </w:r>
      <w:r>
        <w:t>recommandé</w:t>
      </w:r>
      <w:r>
        <w:rPr>
          <w:spacing w:val="3"/>
        </w:rPr>
        <w:t xml:space="preserve"> </w:t>
      </w:r>
      <w:r>
        <w:t>par</w:t>
      </w:r>
      <w:r>
        <w:rPr>
          <w:spacing w:val="4"/>
        </w:rPr>
        <w:t xml:space="preserve"> </w:t>
      </w:r>
      <w:r>
        <w:t>l’IOM,</w:t>
      </w:r>
      <w:r>
        <w:rPr>
          <w:spacing w:val="4"/>
        </w:rPr>
        <w:t xml:space="preserve"> </w:t>
      </w:r>
      <w:r>
        <w:t>et</w:t>
      </w:r>
      <w:r>
        <w:rPr>
          <w:spacing w:val="4"/>
        </w:rPr>
        <w:t xml:space="preserve"> </w:t>
      </w:r>
      <w:r>
        <w:t>qu’il</w:t>
      </w:r>
      <w:r>
        <w:rPr>
          <w:spacing w:val="4"/>
        </w:rPr>
        <w:t xml:space="preserve"> </w:t>
      </w:r>
      <w:r>
        <w:t>faudrait</w:t>
      </w:r>
      <w:r>
        <w:rPr>
          <w:spacing w:val="4"/>
        </w:rPr>
        <w:t xml:space="preserve"> </w:t>
      </w:r>
      <w:r>
        <w:t>en</w:t>
      </w:r>
      <w:r>
        <w:rPr>
          <w:spacing w:val="4"/>
        </w:rPr>
        <w:t xml:space="preserve"> </w:t>
      </w:r>
      <w:r>
        <w:t>réalité,</w:t>
      </w:r>
      <w:r>
        <w:rPr>
          <w:spacing w:val="4"/>
        </w:rPr>
        <w:t xml:space="preserve"> </w:t>
      </w:r>
      <w:r>
        <w:t>avec</w:t>
      </w:r>
      <w:r>
        <w:rPr>
          <w:spacing w:val="4"/>
        </w:rPr>
        <w:t xml:space="preserve"> </w:t>
      </w:r>
      <w:r>
        <w:t>les</w:t>
      </w:r>
      <w:r>
        <w:rPr>
          <w:spacing w:val="4"/>
        </w:rPr>
        <w:t xml:space="preserve"> </w:t>
      </w:r>
      <w:r>
        <w:t>données</w:t>
      </w:r>
      <w:r>
        <w:rPr>
          <w:spacing w:val="4"/>
        </w:rPr>
        <w:t xml:space="preserve"> </w:t>
      </w:r>
      <w:r>
        <w:t>utilisées</w:t>
      </w:r>
      <w:r>
        <w:rPr>
          <w:spacing w:val="4"/>
        </w:rPr>
        <w:t xml:space="preserve"> </w:t>
      </w:r>
      <w:r>
        <w:t>par</w:t>
      </w:r>
      <w:r>
        <w:rPr>
          <w:spacing w:val="4"/>
        </w:rPr>
        <w:t xml:space="preserve"> </w:t>
      </w:r>
      <w:r>
        <w:t>l’IOM,</w:t>
      </w:r>
      <w:r>
        <w:rPr>
          <w:spacing w:val="4"/>
        </w:rPr>
        <w:t xml:space="preserve"> </w:t>
      </w:r>
      <w:r>
        <w:t>une</w:t>
      </w:r>
      <w:r>
        <w:rPr>
          <w:spacing w:val="3"/>
        </w:rPr>
        <w:t xml:space="preserve"> </w:t>
      </w:r>
      <w:r>
        <w:t>dose</w:t>
      </w:r>
      <w:r w:rsidR="00E818E0">
        <w:t xml:space="preserve"> </w:t>
      </w:r>
      <w:r>
        <w:t>minimale</w:t>
      </w:r>
      <w:r>
        <w:rPr>
          <w:spacing w:val="-4"/>
        </w:rPr>
        <w:t xml:space="preserve"> </w:t>
      </w:r>
      <w:r>
        <w:t>de</w:t>
      </w:r>
      <w:r>
        <w:rPr>
          <w:spacing w:val="-4"/>
        </w:rPr>
        <w:t xml:space="preserve"> </w:t>
      </w:r>
      <w:r>
        <w:t>8895</w:t>
      </w:r>
      <w:r>
        <w:rPr>
          <w:spacing w:val="-4"/>
        </w:rPr>
        <w:t xml:space="preserve"> </w:t>
      </w:r>
      <w:r>
        <w:t>UI/j</w:t>
      </w:r>
      <w:r>
        <w:rPr>
          <w:spacing w:val="-4"/>
        </w:rPr>
        <w:t xml:space="preserve"> </w:t>
      </w:r>
      <w:r>
        <w:t>pour</w:t>
      </w:r>
      <w:r>
        <w:rPr>
          <w:spacing w:val="-3"/>
        </w:rPr>
        <w:t xml:space="preserve"> </w:t>
      </w:r>
      <w:r>
        <w:t>atteindre</w:t>
      </w:r>
      <w:r>
        <w:rPr>
          <w:spacing w:val="-4"/>
        </w:rPr>
        <w:t xml:space="preserve"> </w:t>
      </w:r>
      <w:r>
        <w:t>des</w:t>
      </w:r>
      <w:r>
        <w:rPr>
          <w:spacing w:val="-4"/>
        </w:rPr>
        <w:t xml:space="preserve"> </w:t>
      </w:r>
      <w:r>
        <w:t>valeurs</w:t>
      </w:r>
      <w:r>
        <w:rPr>
          <w:spacing w:val="-4"/>
        </w:rPr>
        <w:t xml:space="preserve"> </w:t>
      </w:r>
      <w:r>
        <w:t>de</w:t>
      </w:r>
      <w:r>
        <w:rPr>
          <w:spacing w:val="-3"/>
        </w:rPr>
        <w:t xml:space="preserve"> </w:t>
      </w:r>
      <w:r>
        <w:t>20</w:t>
      </w:r>
      <w:r>
        <w:rPr>
          <w:spacing w:val="-4"/>
        </w:rPr>
        <w:t xml:space="preserve"> </w:t>
      </w:r>
      <w:r>
        <w:t>ng/mL</w:t>
      </w:r>
      <w:r>
        <w:rPr>
          <w:spacing w:val="-4"/>
        </w:rPr>
        <w:t xml:space="preserve"> </w:t>
      </w:r>
      <w:r>
        <w:t>ou</w:t>
      </w:r>
      <w:r>
        <w:rPr>
          <w:spacing w:val="-4"/>
        </w:rPr>
        <w:t xml:space="preserve"> </w:t>
      </w:r>
      <w:r>
        <w:t>plus.</w:t>
      </w:r>
      <w:r>
        <w:rPr>
          <w:spacing w:val="-3"/>
        </w:rPr>
        <w:t xml:space="preserve"> </w:t>
      </w:r>
      <w:r>
        <w:t>Les</w:t>
      </w:r>
      <w:r>
        <w:rPr>
          <w:spacing w:val="-4"/>
        </w:rPr>
        <w:t xml:space="preserve"> </w:t>
      </w:r>
      <w:r>
        <w:t>auteurs</w:t>
      </w:r>
      <w:r>
        <w:rPr>
          <w:spacing w:val="-4"/>
        </w:rPr>
        <w:t xml:space="preserve"> </w:t>
      </w:r>
      <w:r>
        <w:t>notent</w:t>
      </w:r>
      <w:r>
        <w:rPr>
          <w:spacing w:val="-4"/>
        </w:rPr>
        <w:t xml:space="preserve"> </w:t>
      </w:r>
      <w:r>
        <w:t>que</w:t>
      </w:r>
      <w:r>
        <w:rPr>
          <w:spacing w:val="-3"/>
        </w:rPr>
        <w:t xml:space="preserve"> </w:t>
      </w:r>
      <w:r>
        <w:t>cette</w:t>
      </w:r>
      <w:r>
        <w:rPr>
          <w:spacing w:val="-53"/>
        </w:rPr>
        <w:t xml:space="preserve"> </w:t>
      </w:r>
      <w:r>
        <w:t>dose est nettement supérieure à la dose journalière recommandée par l’IOM et bien supérieure à la</w:t>
      </w:r>
      <w:r>
        <w:rPr>
          <w:spacing w:val="1"/>
        </w:rPr>
        <w:t xml:space="preserve"> </w:t>
      </w:r>
      <w:r>
        <w:t xml:space="preserve">limite supérieure de 4000 UI fixée par l’IOM (Figure </w:t>
      </w:r>
      <w:hyperlink w:anchor="_bookmark30" w:history="1">
        <w:r>
          <w:t>2.8</w:t>
        </w:r>
      </w:hyperlink>
      <w:r>
        <w:t xml:space="preserve">). Cette analyse est confirmée par </w:t>
      </w:r>
      <w:proofErr w:type="spellStart"/>
      <w:r>
        <w:t>Heaney</w:t>
      </w:r>
      <w:proofErr w:type="spellEnd"/>
      <w:r>
        <w:rPr>
          <w:spacing w:val="1"/>
        </w:rPr>
        <w:t xml:space="preserve"> </w:t>
      </w:r>
      <w:r>
        <w:t>et al. (</w:t>
      </w:r>
      <w:hyperlink w:anchor="_bookmark74" w:history="1">
        <w:r>
          <w:t>2015</w:t>
        </w:r>
      </w:hyperlink>
      <w:r>
        <w:t>) qui effectue des calculs similaires sur des données de patient différente venant de la</w:t>
      </w:r>
      <w:r>
        <w:rPr>
          <w:spacing w:val="1"/>
        </w:rPr>
        <w:t xml:space="preserve"> </w:t>
      </w:r>
      <w:r>
        <w:t xml:space="preserve">base de donnée </w:t>
      </w:r>
      <w:proofErr w:type="spellStart"/>
      <w:r>
        <w:t>GrassrootsHealth</w:t>
      </w:r>
      <w:proofErr w:type="spellEnd"/>
      <w:r>
        <w:t>, où il existe des données concernant des prises de cholécalciférol</w:t>
      </w:r>
      <w:r>
        <w:rPr>
          <w:spacing w:val="1"/>
        </w:rPr>
        <w:t xml:space="preserve"> </w:t>
      </w:r>
      <w:r>
        <w:t>allant jusqu’à 10 000 UI/j, contrairement aux données prises par l’IOM où il existe une incertitude</w:t>
      </w:r>
      <w:r>
        <w:rPr>
          <w:spacing w:val="1"/>
        </w:rPr>
        <w:t xml:space="preserve"> </w:t>
      </w:r>
      <w:r>
        <w:t xml:space="preserve">puisque les prises n’allaient jusqu’à 2400 UI/j. Ainsi, l’analyse de </w:t>
      </w:r>
      <w:proofErr w:type="spellStart"/>
      <w:r>
        <w:t>Heaney</w:t>
      </w:r>
      <w:proofErr w:type="spellEnd"/>
      <w:r>
        <w:t xml:space="preserve"> et al. (</w:t>
      </w:r>
      <w:hyperlink w:anchor="_bookmark74" w:history="1">
        <w:r>
          <w:t>2015</w:t>
        </w:r>
      </w:hyperlink>
      <w:r>
        <w:t>), rapporte</w:t>
      </w:r>
      <w:r>
        <w:rPr>
          <w:spacing w:val="1"/>
        </w:rPr>
        <w:t xml:space="preserve"> </w:t>
      </w:r>
      <w:r>
        <w:t>qu’une</w:t>
      </w:r>
      <w:r>
        <w:rPr>
          <w:spacing w:val="-10"/>
        </w:rPr>
        <w:t xml:space="preserve"> </w:t>
      </w:r>
      <w:r>
        <w:t>concentration</w:t>
      </w:r>
      <w:r>
        <w:rPr>
          <w:spacing w:val="-9"/>
        </w:rPr>
        <w:t xml:space="preserve"> </w:t>
      </w:r>
      <w:r>
        <w:t>minimale</w:t>
      </w:r>
      <w:r>
        <w:rPr>
          <w:spacing w:val="-9"/>
        </w:rPr>
        <w:t xml:space="preserve"> </w:t>
      </w:r>
      <w:r>
        <w:t>de</w:t>
      </w:r>
      <w:r>
        <w:rPr>
          <w:spacing w:val="-10"/>
        </w:rPr>
        <w:t xml:space="preserve"> </w:t>
      </w:r>
      <w:r>
        <w:t>3875</w:t>
      </w:r>
      <w:r>
        <w:rPr>
          <w:spacing w:val="-9"/>
        </w:rPr>
        <w:t xml:space="preserve"> </w:t>
      </w:r>
      <w:r>
        <w:t>ng/mL</w:t>
      </w:r>
      <w:r>
        <w:rPr>
          <w:spacing w:val="-9"/>
        </w:rPr>
        <w:t xml:space="preserve"> </w:t>
      </w:r>
      <w:r>
        <w:t>serait</w:t>
      </w:r>
      <w:r>
        <w:rPr>
          <w:spacing w:val="-10"/>
        </w:rPr>
        <w:t xml:space="preserve"> </w:t>
      </w:r>
      <w:r>
        <w:t>nécessaire</w:t>
      </w:r>
      <w:r>
        <w:rPr>
          <w:spacing w:val="-9"/>
        </w:rPr>
        <w:t xml:space="preserve"> </w:t>
      </w:r>
      <w:r>
        <w:t>pour</w:t>
      </w:r>
      <w:r>
        <w:rPr>
          <w:spacing w:val="-9"/>
        </w:rPr>
        <w:t xml:space="preserve"> </w:t>
      </w:r>
      <w:r>
        <w:t>obtenir</w:t>
      </w:r>
      <w:r>
        <w:rPr>
          <w:spacing w:val="-10"/>
        </w:rPr>
        <w:t xml:space="preserve"> </w:t>
      </w:r>
      <w:r>
        <w:t>20</w:t>
      </w:r>
      <w:r>
        <w:rPr>
          <w:spacing w:val="-9"/>
        </w:rPr>
        <w:t xml:space="preserve"> </w:t>
      </w:r>
      <w:r>
        <w:t>ng/mL</w:t>
      </w:r>
      <w:r>
        <w:rPr>
          <w:spacing w:val="-9"/>
        </w:rPr>
        <w:t xml:space="preserve"> </w:t>
      </w:r>
      <w:r>
        <w:t>(Figure</w:t>
      </w:r>
      <w:r>
        <w:rPr>
          <w:spacing w:val="-10"/>
        </w:rPr>
        <w:t xml:space="preserve"> </w:t>
      </w:r>
      <w:hyperlink w:anchor="_bookmark30" w:history="1">
        <w:r>
          <w:t>2.9</w:t>
        </w:r>
      </w:hyperlink>
      <w:r>
        <w:t>).</w:t>
      </w:r>
      <w:r>
        <w:rPr>
          <w:spacing w:val="-52"/>
        </w:rPr>
        <w:t xml:space="preserve"> </w:t>
      </w:r>
      <w:r>
        <w:t>Les</w:t>
      </w:r>
      <w:r>
        <w:rPr>
          <w:spacing w:val="-4"/>
        </w:rPr>
        <w:t xml:space="preserve"> </w:t>
      </w:r>
      <w:r>
        <w:t>auteurs</w:t>
      </w:r>
      <w:r>
        <w:rPr>
          <w:spacing w:val="-4"/>
        </w:rPr>
        <w:t xml:space="preserve"> </w:t>
      </w:r>
      <w:r>
        <w:t>montrent</w:t>
      </w:r>
      <w:r>
        <w:rPr>
          <w:spacing w:val="-4"/>
        </w:rPr>
        <w:t xml:space="preserve"> </w:t>
      </w:r>
      <w:r>
        <w:t>également</w:t>
      </w:r>
      <w:r>
        <w:rPr>
          <w:spacing w:val="-4"/>
        </w:rPr>
        <w:t xml:space="preserve"> </w:t>
      </w:r>
      <w:r>
        <w:t>qu’il</w:t>
      </w:r>
      <w:r>
        <w:rPr>
          <w:spacing w:val="-4"/>
        </w:rPr>
        <w:t xml:space="preserve"> </w:t>
      </w:r>
      <w:r>
        <w:t>existe</w:t>
      </w:r>
      <w:r>
        <w:rPr>
          <w:spacing w:val="-4"/>
        </w:rPr>
        <w:t xml:space="preserve"> </w:t>
      </w:r>
      <w:r>
        <w:t>au</w:t>
      </w:r>
      <w:r>
        <w:rPr>
          <w:spacing w:val="-4"/>
        </w:rPr>
        <w:t xml:space="preserve"> </w:t>
      </w:r>
      <w:r>
        <w:t>préalable</w:t>
      </w:r>
      <w:r>
        <w:rPr>
          <w:spacing w:val="-4"/>
        </w:rPr>
        <w:t xml:space="preserve"> </w:t>
      </w:r>
      <w:r>
        <w:t>un</w:t>
      </w:r>
      <w:r>
        <w:rPr>
          <w:spacing w:val="-5"/>
        </w:rPr>
        <w:t xml:space="preserve"> </w:t>
      </w:r>
      <w:r>
        <w:t>AJR</w:t>
      </w:r>
      <w:r>
        <w:rPr>
          <w:spacing w:val="-5"/>
        </w:rPr>
        <w:t xml:space="preserve"> </w:t>
      </w:r>
      <w:r>
        <w:t>de</w:t>
      </w:r>
      <w:r>
        <w:rPr>
          <w:spacing w:val="-4"/>
        </w:rPr>
        <w:t xml:space="preserve"> </w:t>
      </w:r>
      <w:r>
        <w:t>3000</w:t>
      </w:r>
      <w:r>
        <w:rPr>
          <w:spacing w:val="-5"/>
        </w:rPr>
        <w:t xml:space="preserve"> </w:t>
      </w:r>
      <w:r>
        <w:t>UI</w:t>
      </w:r>
      <w:r>
        <w:rPr>
          <w:spacing w:val="-4"/>
        </w:rPr>
        <w:t xml:space="preserve"> </w:t>
      </w:r>
      <w:r>
        <w:t>issu</w:t>
      </w:r>
      <w:r>
        <w:rPr>
          <w:spacing w:val="-4"/>
        </w:rPr>
        <w:t xml:space="preserve"> </w:t>
      </w:r>
      <w:r>
        <w:t>de</w:t>
      </w:r>
      <w:r>
        <w:rPr>
          <w:spacing w:val="-4"/>
        </w:rPr>
        <w:t xml:space="preserve"> </w:t>
      </w:r>
      <w:r>
        <w:t>la</w:t>
      </w:r>
      <w:r>
        <w:rPr>
          <w:spacing w:val="-4"/>
        </w:rPr>
        <w:t xml:space="preserve"> </w:t>
      </w:r>
      <w:r>
        <w:t>nourriture</w:t>
      </w:r>
      <w:r>
        <w:rPr>
          <w:spacing w:val="-5"/>
        </w:rPr>
        <w:t xml:space="preserve"> </w:t>
      </w:r>
      <w:r>
        <w:t>et</w:t>
      </w:r>
      <w:r>
        <w:rPr>
          <w:spacing w:val="1"/>
        </w:rPr>
        <w:t xml:space="preserve"> </w:t>
      </w:r>
      <w:r>
        <w:t>du soleil qui s’ajoute en plus de ce seuil, déterminé via la régression linéaire ce qui constituerait un</w:t>
      </w:r>
      <w:r>
        <w:rPr>
          <w:spacing w:val="-52"/>
        </w:rPr>
        <w:t xml:space="preserve"> </w:t>
      </w:r>
      <w:r>
        <w:t>AJR</w:t>
      </w:r>
      <w:r>
        <w:rPr>
          <w:spacing w:val="-4"/>
        </w:rPr>
        <w:t xml:space="preserve"> </w:t>
      </w:r>
      <w:r>
        <w:t>de</w:t>
      </w:r>
      <w:r>
        <w:rPr>
          <w:spacing w:val="-3"/>
        </w:rPr>
        <w:t xml:space="preserve"> </w:t>
      </w:r>
      <w:r>
        <w:t>7000</w:t>
      </w:r>
      <w:r>
        <w:rPr>
          <w:spacing w:val="-4"/>
        </w:rPr>
        <w:t xml:space="preserve"> </w:t>
      </w:r>
      <w:r>
        <w:t>UI/j,</w:t>
      </w:r>
      <w:r>
        <w:rPr>
          <w:spacing w:val="-3"/>
        </w:rPr>
        <w:t xml:space="preserve"> </w:t>
      </w:r>
      <w:r>
        <w:t>ce</w:t>
      </w:r>
      <w:r>
        <w:rPr>
          <w:spacing w:val="-4"/>
        </w:rPr>
        <w:t xml:space="preserve"> </w:t>
      </w:r>
      <w:r>
        <w:t>qui</w:t>
      </w:r>
      <w:r>
        <w:rPr>
          <w:spacing w:val="-4"/>
        </w:rPr>
        <w:t xml:space="preserve"> </w:t>
      </w:r>
      <w:r>
        <w:t>se</w:t>
      </w:r>
      <w:r>
        <w:rPr>
          <w:spacing w:val="-3"/>
        </w:rPr>
        <w:t xml:space="preserve"> </w:t>
      </w:r>
      <w:r>
        <w:t>rapproche</w:t>
      </w:r>
      <w:r>
        <w:rPr>
          <w:spacing w:val="-4"/>
        </w:rPr>
        <w:t xml:space="preserve"> </w:t>
      </w:r>
      <w:r>
        <w:t>des</w:t>
      </w:r>
      <w:r>
        <w:rPr>
          <w:spacing w:val="-3"/>
        </w:rPr>
        <w:t xml:space="preserve"> </w:t>
      </w:r>
      <w:r>
        <w:t>conclusions</w:t>
      </w:r>
      <w:r>
        <w:rPr>
          <w:spacing w:val="-4"/>
        </w:rPr>
        <w:t xml:space="preserve"> </w:t>
      </w:r>
      <w:r>
        <w:t>de</w:t>
      </w:r>
      <w:r>
        <w:rPr>
          <w:spacing w:val="-3"/>
        </w:rPr>
        <w:t xml:space="preserve"> </w:t>
      </w:r>
      <w:proofErr w:type="spellStart"/>
      <w:r>
        <w:t>Veugelers</w:t>
      </w:r>
      <w:proofErr w:type="spellEnd"/>
      <w:r>
        <w:rPr>
          <w:spacing w:val="-4"/>
        </w:rPr>
        <w:t xml:space="preserve"> </w:t>
      </w:r>
      <w:r>
        <w:t>et</w:t>
      </w:r>
      <w:r>
        <w:rPr>
          <w:spacing w:val="-3"/>
        </w:rPr>
        <w:t xml:space="preserve"> </w:t>
      </w:r>
      <w:proofErr w:type="spellStart"/>
      <w:r>
        <w:t>Ekwaru</w:t>
      </w:r>
      <w:proofErr w:type="spellEnd"/>
      <w:r>
        <w:rPr>
          <w:spacing w:val="-4"/>
        </w:rPr>
        <w:t xml:space="preserve"> </w:t>
      </w:r>
      <w:r>
        <w:t>(</w:t>
      </w:r>
      <w:hyperlink w:anchor="_bookmark97" w:history="1">
        <w:r>
          <w:t>2014</w:t>
        </w:r>
      </w:hyperlink>
      <w:r>
        <w:t>).</w:t>
      </w:r>
      <w:r w:rsidR="00DE644D">
        <w:rPr>
          <w:sz w:val="28"/>
        </w:rPr>
        <w:t xml:space="preserve"> </w:t>
      </w:r>
      <w:commentRangeEnd w:id="66"/>
      <w:r w:rsidR="00C81625">
        <w:rPr>
          <w:rStyle w:val="CommentReference"/>
        </w:rPr>
        <w:commentReference w:id="66"/>
      </w:r>
    </w:p>
    <w:p w14:paraId="0346732E" w14:textId="77777777" w:rsidR="002C0AF8" w:rsidRDefault="003E36B0">
      <w:pPr>
        <w:pStyle w:val="BodyText"/>
        <w:spacing w:before="89" w:line="386" w:lineRule="auto"/>
        <w:ind w:left="111" w:right="158" w:firstLine="223"/>
        <w:jc w:val="both"/>
      </w:pPr>
      <w:proofErr w:type="spellStart"/>
      <w:r>
        <w:lastRenderedPageBreak/>
        <w:t>Cannell</w:t>
      </w:r>
      <w:proofErr w:type="spellEnd"/>
      <w:r>
        <w:rPr>
          <w:spacing w:val="-7"/>
        </w:rPr>
        <w:t xml:space="preserve"> </w:t>
      </w:r>
      <w:r>
        <w:t>et</w:t>
      </w:r>
      <w:r>
        <w:rPr>
          <w:spacing w:val="-6"/>
        </w:rPr>
        <w:t xml:space="preserve"> </w:t>
      </w:r>
      <w:r>
        <w:t>Hollis</w:t>
      </w:r>
      <w:r>
        <w:rPr>
          <w:spacing w:val="-6"/>
        </w:rPr>
        <w:t xml:space="preserve"> </w:t>
      </w:r>
      <w:r>
        <w:t>(</w:t>
      </w:r>
      <w:hyperlink w:anchor="_bookmark62" w:history="1">
        <w:r>
          <w:t>2008</w:t>
        </w:r>
      </w:hyperlink>
      <w:r>
        <w:t>)</w:t>
      </w:r>
      <w:r>
        <w:rPr>
          <w:spacing w:val="-7"/>
        </w:rPr>
        <w:t xml:space="preserve"> </w:t>
      </w:r>
      <w:r>
        <w:t>proposent</w:t>
      </w:r>
      <w:r>
        <w:rPr>
          <w:spacing w:val="-6"/>
        </w:rPr>
        <w:t xml:space="preserve"> </w:t>
      </w:r>
      <w:r>
        <w:t>une</w:t>
      </w:r>
      <w:r>
        <w:rPr>
          <w:spacing w:val="-6"/>
        </w:rPr>
        <w:t xml:space="preserve"> </w:t>
      </w:r>
      <w:r>
        <w:t>dose</w:t>
      </w:r>
      <w:r>
        <w:rPr>
          <w:spacing w:val="-7"/>
        </w:rPr>
        <w:t xml:space="preserve"> </w:t>
      </w:r>
      <w:r>
        <w:t>idéale</w:t>
      </w:r>
      <w:r>
        <w:rPr>
          <w:spacing w:val="-6"/>
        </w:rPr>
        <w:t xml:space="preserve"> </w:t>
      </w:r>
      <w:r>
        <w:t>de</w:t>
      </w:r>
      <w:r>
        <w:rPr>
          <w:spacing w:val="-6"/>
        </w:rPr>
        <w:t xml:space="preserve"> </w:t>
      </w:r>
      <w:r>
        <w:t>vitamine</w:t>
      </w:r>
      <w:r>
        <w:rPr>
          <w:spacing w:val="-6"/>
        </w:rPr>
        <w:t xml:space="preserve"> </w:t>
      </w:r>
      <w:r>
        <w:t>D</w:t>
      </w:r>
      <w:r>
        <w:rPr>
          <w:spacing w:val="-7"/>
        </w:rPr>
        <w:t xml:space="preserve"> </w:t>
      </w:r>
      <w:r>
        <w:t>basée</w:t>
      </w:r>
      <w:r>
        <w:rPr>
          <w:spacing w:val="-6"/>
        </w:rPr>
        <w:t xml:space="preserve"> </w:t>
      </w:r>
      <w:r>
        <w:t>sur</w:t>
      </w:r>
      <w:r>
        <w:rPr>
          <w:spacing w:val="-6"/>
        </w:rPr>
        <w:t xml:space="preserve"> </w:t>
      </w:r>
      <w:r>
        <w:t>un</w:t>
      </w:r>
      <w:r>
        <w:rPr>
          <w:spacing w:val="-7"/>
        </w:rPr>
        <w:t xml:space="preserve"> </w:t>
      </w:r>
      <w:r>
        <w:t>raisonnement</w:t>
      </w:r>
      <w:r>
        <w:rPr>
          <w:spacing w:val="-6"/>
        </w:rPr>
        <w:t xml:space="preserve"> </w:t>
      </w:r>
      <w:r>
        <w:t>lié</w:t>
      </w:r>
      <w:r>
        <w:rPr>
          <w:spacing w:val="-6"/>
        </w:rPr>
        <w:t xml:space="preserve"> </w:t>
      </w:r>
      <w:r>
        <w:t>à</w:t>
      </w:r>
      <w:r>
        <w:rPr>
          <w:spacing w:val="-53"/>
        </w:rPr>
        <w:t xml:space="preserve"> </w:t>
      </w:r>
      <w:r>
        <w:t>l’optimisation des bénéfices métaboliques apportées par la vitamine D. En effet, une concentration</w:t>
      </w:r>
      <w:r>
        <w:rPr>
          <w:spacing w:val="-52"/>
        </w:rPr>
        <w:t xml:space="preserve"> </w:t>
      </w:r>
      <w:r>
        <w:t>idéale de 34 ng/mL pour optimiser l’absorption intestinale calcique serait moindre que celle pour</w:t>
      </w:r>
      <w:r>
        <w:rPr>
          <w:spacing w:val="1"/>
        </w:rPr>
        <w:t xml:space="preserve"> </w:t>
      </w:r>
      <w:r>
        <w:t>optimiser les performances neuromusculaires (38 ng/mL). De plus, une concentration naturelle de</w:t>
      </w:r>
      <w:r>
        <w:rPr>
          <w:spacing w:val="1"/>
        </w:rPr>
        <w:t xml:space="preserve"> </w:t>
      </w:r>
      <w:r>
        <w:rPr>
          <w:w w:val="95"/>
        </w:rPr>
        <w:t>vitamine D produite par l’exposition au soleil de 30 hommes passant du temps à travailler à l’extérieur</w:t>
      </w:r>
      <w:r>
        <w:rPr>
          <w:spacing w:val="1"/>
          <w:w w:val="95"/>
        </w:rPr>
        <w:t xml:space="preserve"> </w:t>
      </w:r>
      <w:r>
        <w:rPr>
          <w:w w:val="95"/>
        </w:rPr>
        <w:t>pendant</w:t>
      </w:r>
      <w:r>
        <w:rPr>
          <w:spacing w:val="3"/>
          <w:w w:val="95"/>
        </w:rPr>
        <w:t xml:space="preserve"> </w:t>
      </w:r>
      <w:r>
        <w:rPr>
          <w:w w:val="95"/>
        </w:rPr>
        <w:t>l’été</w:t>
      </w:r>
      <w:r>
        <w:rPr>
          <w:spacing w:val="3"/>
          <w:w w:val="95"/>
        </w:rPr>
        <w:t xml:space="preserve"> </w:t>
      </w:r>
      <w:r>
        <w:rPr>
          <w:w w:val="95"/>
        </w:rPr>
        <w:t>serait</w:t>
      </w:r>
      <w:r>
        <w:rPr>
          <w:spacing w:val="4"/>
          <w:w w:val="95"/>
        </w:rPr>
        <w:t xml:space="preserve"> </w:t>
      </w:r>
      <w:r>
        <w:rPr>
          <w:w w:val="95"/>
        </w:rPr>
        <w:t>autour</w:t>
      </w:r>
      <w:r>
        <w:rPr>
          <w:spacing w:val="3"/>
          <w:w w:val="95"/>
        </w:rPr>
        <w:t xml:space="preserve"> </w:t>
      </w:r>
      <w:r>
        <w:rPr>
          <w:w w:val="95"/>
        </w:rPr>
        <w:t>de</w:t>
      </w:r>
      <w:r>
        <w:rPr>
          <w:spacing w:val="4"/>
          <w:w w:val="95"/>
        </w:rPr>
        <w:t xml:space="preserve"> </w:t>
      </w:r>
      <w:r>
        <w:rPr>
          <w:w w:val="95"/>
        </w:rPr>
        <w:t>50</w:t>
      </w:r>
      <w:r>
        <w:rPr>
          <w:spacing w:val="3"/>
          <w:w w:val="95"/>
        </w:rPr>
        <w:t xml:space="preserve"> </w:t>
      </w:r>
      <w:r>
        <w:rPr>
          <w:w w:val="95"/>
        </w:rPr>
        <w:t>ng/mL,</w:t>
      </w:r>
      <w:r>
        <w:rPr>
          <w:spacing w:val="4"/>
          <w:w w:val="95"/>
        </w:rPr>
        <w:t xml:space="preserve"> </w:t>
      </w:r>
      <w:r>
        <w:rPr>
          <w:w w:val="95"/>
        </w:rPr>
        <w:t>mais</w:t>
      </w:r>
      <w:r>
        <w:rPr>
          <w:spacing w:val="3"/>
          <w:w w:val="95"/>
        </w:rPr>
        <w:t xml:space="preserve"> </w:t>
      </w:r>
      <w:proofErr w:type="spellStart"/>
      <w:r>
        <w:rPr>
          <w:w w:val="95"/>
        </w:rPr>
        <w:t>Cannell</w:t>
      </w:r>
      <w:proofErr w:type="spellEnd"/>
      <w:r>
        <w:rPr>
          <w:spacing w:val="4"/>
          <w:w w:val="95"/>
        </w:rPr>
        <w:t xml:space="preserve"> </w:t>
      </w:r>
      <w:r>
        <w:rPr>
          <w:w w:val="95"/>
        </w:rPr>
        <w:t>note</w:t>
      </w:r>
      <w:r>
        <w:rPr>
          <w:spacing w:val="3"/>
          <w:w w:val="95"/>
        </w:rPr>
        <w:t xml:space="preserve"> </w:t>
      </w:r>
      <w:r>
        <w:rPr>
          <w:w w:val="95"/>
        </w:rPr>
        <w:t>que</w:t>
      </w:r>
      <w:r>
        <w:rPr>
          <w:spacing w:val="3"/>
          <w:w w:val="95"/>
        </w:rPr>
        <w:t xml:space="preserve"> </w:t>
      </w:r>
      <w:r>
        <w:rPr>
          <w:w w:val="95"/>
        </w:rPr>
        <w:t>plus</w:t>
      </w:r>
      <w:r>
        <w:rPr>
          <w:spacing w:val="4"/>
          <w:w w:val="95"/>
        </w:rPr>
        <w:t xml:space="preserve"> </w:t>
      </w:r>
      <w:r>
        <w:rPr>
          <w:w w:val="95"/>
        </w:rPr>
        <w:t>de</w:t>
      </w:r>
      <w:r>
        <w:rPr>
          <w:spacing w:val="3"/>
          <w:w w:val="95"/>
        </w:rPr>
        <w:t xml:space="preserve"> </w:t>
      </w:r>
      <w:r>
        <w:rPr>
          <w:w w:val="95"/>
        </w:rPr>
        <w:t>50%</w:t>
      </w:r>
      <w:r>
        <w:rPr>
          <w:spacing w:val="4"/>
          <w:w w:val="95"/>
        </w:rPr>
        <w:t xml:space="preserve"> </w:t>
      </w:r>
      <w:r>
        <w:rPr>
          <w:w w:val="95"/>
        </w:rPr>
        <w:t>de</w:t>
      </w:r>
      <w:r>
        <w:rPr>
          <w:spacing w:val="3"/>
          <w:w w:val="95"/>
        </w:rPr>
        <w:t xml:space="preserve"> </w:t>
      </w:r>
      <w:r>
        <w:rPr>
          <w:w w:val="95"/>
        </w:rPr>
        <w:t>ces</w:t>
      </w:r>
      <w:r>
        <w:rPr>
          <w:spacing w:val="4"/>
          <w:w w:val="95"/>
        </w:rPr>
        <w:t xml:space="preserve"> </w:t>
      </w:r>
      <w:r>
        <w:rPr>
          <w:w w:val="95"/>
        </w:rPr>
        <w:t>hommes</w:t>
      </w:r>
      <w:r>
        <w:rPr>
          <w:spacing w:val="3"/>
          <w:w w:val="95"/>
        </w:rPr>
        <w:t xml:space="preserve"> </w:t>
      </w:r>
      <w:r>
        <w:rPr>
          <w:w w:val="95"/>
        </w:rPr>
        <w:t>reviennent</w:t>
      </w:r>
      <w:r>
        <w:rPr>
          <w:spacing w:val="-50"/>
          <w:w w:val="95"/>
        </w:rPr>
        <w:t xml:space="preserve"> </w:t>
      </w:r>
      <w:r>
        <w:t>à</w:t>
      </w:r>
      <w:r>
        <w:rPr>
          <w:spacing w:val="-13"/>
        </w:rPr>
        <w:t xml:space="preserve"> </w:t>
      </w:r>
      <w:r>
        <w:t>un</w:t>
      </w:r>
      <w:r>
        <w:rPr>
          <w:spacing w:val="-12"/>
        </w:rPr>
        <w:t xml:space="preserve"> </w:t>
      </w:r>
      <w:r>
        <w:t>niveau</w:t>
      </w:r>
      <w:r>
        <w:rPr>
          <w:spacing w:val="-13"/>
        </w:rPr>
        <w:t xml:space="preserve"> </w:t>
      </w:r>
      <w:r>
        <w:t>inférieur</w:t>
      </w:r>
      <w:r>
        <w:rPr>
          <w:spacing w:val="-12"/>
        </w:rPr>
        <w:t xml:space="preserve"> </w:t>
      </w:r>
      <w:r>
        <w:t>à</w:t>
      </w:r>
      <w:r>
        <w:rPr>
          <w:spacing w:val="-12"/>
        </w:rPr>
        <w:t xml:space="preserve"> </w:t>
      </w:r>
      <w:r>
        <w:t>30</w:t>
      </w:r>
      <w:r>
        <w:rPr>
          <w:spacing w:val="-13"/>
        </w:rPr>
        <w:t xml:space="preserve"> </w:t>
      </w:r>
      <w:r>
        <w:t>ng/mL</w:t>
      </w:r>
      <w:r>
        <w:rPr>
          <w:spacing w:val="-12"/>
        </w:rPr>
        <w:t xml:space="preserve"> </w:t>
      </w:r>
      <w:r>
        <w:t>d’ici</w:t>
      </w:r>
      <w:r>
        <w:rPr>
          <w:spacing w:val="-12"/>
        </w:rPr>
        <w:t xml:space="preserve"> </w:t>
      </w:r>
      <w:r>
        <w:t>la</w:t>
      </w:r>
      <w:r>
        <w:rPr>
          <w:spacing w:val="-13"/>
        </w:rPr>
        <w:t xml:space="preserve"> </w:t>
      </w:r>
      <w:r>
        <w:t>fin</w:t>
      </w:r>
      <w:r>
        <w:rPr>
          <w:spacing w:val="-12"/>
        </w:rPr>
        <w:t xml:space="preserve"> </w:t>
      </w:r>
      <w:r>
        <w:t>de</w:t>
      </w:r>
      <w:r>
        <w:rPr>
          <w:spacing w:val="-13"/>
        </w:rPr>
        <w:t xml:space="preserve"> </w:t>
      </w:r>
      <w:r>
        <w:t>l’été,</w:t>
      </w:r>
      <w:r>
        <w:rPr>
          <w:spacing w:val="-12"/>
        </w:rPr>
        <w:t xml:space="preserve"> </w:t>
      </w:r>
      <w:r>
        <w:t>ce</w:t>
      </w:r>
      <w:r>
        <w:rPr>
          <w:spacing w:val="-12"/>
        </w:rPr>
        <w:t xml:space="preserve"> </w:t>
      </w:r>
      <w:r>
        <w:t>qui</w:t>
      </w:r>
      <w:r>
        <w:rPr>
          <w:spacing w:val="-13"/>
        </w:rPr>
        <w:t xml:space="preserve"> </w:t>
      </w:r>
      <w:r>
        <w:t>indiquerait</w:t>
      </w:r>
      <w:r>
        <w:rPr>
          <w:spacing w:val="-12"/>
        </w:rPr>
        <w:t xml:space="preserve"> </w:t>
      </w:r>
      <w:r>
        <w:t>que</w:t>
      </w:r>
      <w:r>
        <w:rPr>
          <w:spacing w:val="-12"/>
        </w:rPr>
        <w:t xml:space="preserve"> </w:t>
      </w:r>
      <w:r>
        <w:t>le</w:t>
      </w:r>
      <w:r>
        <w:rPr>
          <w:spacing w:val="-13"/>
        </w:rPr>
        <w:t xml:space="preserve"> </w:t>
      </w:r>
      <w:r>
        <w:t>soleil</w:t>
      </w:r>
      <w:r>
        <w:rPr>
          <w:spacing w:val="-12"/>
        </w:rPr>
        <w:t xml:space="preserve"> </w:t>
      </w:r>
      <w:r>
        <w:t>ne</w:t>
      </w:r>
      <w:r>
        <w:rPr>
          <w:spacing w:val="-12"/>
        </w:rPr>
        <w:t xml:space="preserve"> </w:t>
      </w:r>
      <w:r>
        <w:t>peut</w:t>
      </w:r>
      <w:r>
        <w:rPr>
          <w:spacing w:val="-13"/>
        </w:rPr>
        <w:t xml:space="preserve"> </w:t>
      </w:r>
      <w:r>
        <w:t>maintenir</w:t>
      </w:r>
      <w:r>
        <w:rPr>
          <w:spacing w:val="-52"/>
        </w:rPr>
        <w:t xml:space="preserve"> </w:t>
      </w:r>
      <w:r>
        <w:t>un</w:t>
      </w:r>
      <w:r>
        <w:rPr>
          <w:spacing w:val="-2"/>
        </w:rPr>
        <w:t xml:space="preserve"> </w:t>
      </w:r>
      <w:r>
        <w:t>niveau</w:t>
      </w:r>
      <w:r>
        <w:rPr>
          <w:spacing w:val="-1"/>
        </w:rPr>
        <w:t xml:space="preserve"> </w:t>
      </w:r>
      <w:r>
        <w:t>adéquat</w:t>
      </w:r>
      <w:r>
        <w:rPr>
          <w:spacing w:val="-1"/>
        </w:rPr>
        <w:t xml:space="preserve"> </w:t>
      </w:r>
      <w:r>
        <w:t>de</w:t>
      </w:r>
      <w:r>
        <w:rPr>
          <w:spacing w:val="-1"/>
        </w:rPr>
        <w:t xml:space="preserve"> </w:t>
      </w:r>
      <w:r>
        <w:t>vitamine</w:t>
      </w:r>
      <w:r>
        <w:rPr>
          <w:spacing w:val="-2"/>
        </w:rPr>
        <w:t xml:space="preserve"> </w:t>
      </w:r>
      <w:r>
        <w:t>D.</w:t>
      </w:r>
    </w:p>
    <w:p w14:paraId="3E15EDCD" w14:textId="77777777" w:rsidR="002C0AF8" w:rsidRDefault="002C0AF8">
      <w:pPr>
        <w:pStyle w:val="BodyText"/>
        <w:rPr>
          <w:sz w:val="27"/>
        </w:rPr>
      </w:pPr>
    </w:p>
    <w:p w14:paraId="6A509402" w14:textId="77777777" w:rsidR="002C0AF8" w:rsidRDefault="003E36B0">
      <w:pPr>
        <w:spacing w:before="89" w:line="386" w:lineRule="auto"/>
        <w:ind w:left="117" w:right="162" w:firstLine="218"/>
        <w:jc w:val="both"/>
      </w:pPr>
      <w:r>
        <w:rPr>
          <w:w w:val="95"/>
        </w:rPr>
        <w:t>Hollis (</w:t>
      </w:r>
      <w:hyperlink w:anchor="_bookmark81" w:history="1">
        <w:r>
          <w:rPr>
            <w:w w:val="95"/>
          </w:rPr>
          <w:t>2005</w:t>
        </w:r>
      </w:hyperlink>
      <w:r>
        <w:rPr>
          <w:w w:val="95"/>
        </w:rPr>
        <w:t>) raisonne que la définition du niveau “normal” de la vitamine D est discutable et qu’il</w:t>
      </w:r>
      <w:r>
        <w:rPr>
          <w:spacing w:val="1"/>
          <w:w w:val="95"/>
        </w:rPr>
        <w:t xml:space="preserve"> </w:t>
      </w:r>
      <w:r>
        <w:t>pourrait</w:t>
      </w:r>
      <w:r>
        <w:rPr>
          <w:spacing w:val="-12"/>
        </w:rPr>
        <w:t xml:space="preserve"> </w:t>
      </w:r>
      <w:r>
        <w:t>reposer</w:t>
      </w:r>
      <w:r>
        <w:rPr>
          <w:spacing w:val="-11"/>
        </w:rPr>
        <w:t xml:space="preserve"> </w:t>
      </w:r>
      <w:r>
        <w:t>sur</w:t>
      </w:r>
      <w:r>
        <w:rPr>
          <w:spacing w:val="-11"/>
        </w:rPr>
        <w:t xml:space="preserve"> </w:t>
      </w:r>
      <w:r>
        <w:t>la</w:t>
      </w:r>
      <w:r>
        <w:rPr>
          <w:spacing w:val="-11"/>
        </w:rPr>
        <w:t xml:space="preserve"> </w:t>
      </w:r>
      <w:r>
        <w:t>concentration</w:t>
      </w:r>
      <w:r>
        <w:rPr>
          <w:spacing w:val="-11"/>
        </w:rPr>
        <w:t xml:space="preserve"> </w:t>
      </w:r>
      <w:r>
        <w:t>de</w:t>
      </w:r>
      <w:r>
        <w:rPr>
          <w:spacing w:val="-11"/>
        </w:rPr>
        <w:t xml:space="preserve"> </w:t>
      </w:r>
      <w:r>
        <w:t>25(OH)D</w:t>
      </w:r>
      <w:r>
        <w:rPr>
          <w:spacing w:val="-12"/>
        </w:rPr>
        <w:t xml:space="preserve"> </w:t>
      </w:r>
      <w:r>
        <w:t>chez</w:t>
      </w:r>
      <w:r>
        <w:rPr>
          <w:spacing w:val="-11"/>
        </w:rPr>
        <w:t xml:space="preserve"> </w:t>
      </w:r>
      <w:r>
        <w:t>les</w:t>
      </w:r>
      <w:r>
        <w:rPr>
          <w:spacing w:val="-10"/>
        </w:rPr>
        <w:t xml:space="preserve"> </w:t>
      </w:r>
      <w:r>
        <w:t>sujets</w:t>
      </w:r>
      <w:r>
        <w:rPr>
          <w:spacing w:val="-11"/>
        </w:rPr>
        <w:t xml:space="preserve"> </w:t>
      </w:r>
      <w:r>
        <w:t>sains</w:t>
      </w:r>
      <w:r>
        <w:rPr>
          <w:spacing w:val="-11"/>
        </w:rPr>
        <w:t xml:space="preserve"> </w:t>
      </w:r>
      <w:r>
        <w:t>qui</w:t>
      </w:r>
      <w:r>
        <w:rPr>
          <w:spacing w:val="-12"/>
        </w:rPr>
        <w:t xml:space="preserve"> </w:t>
      </w:r>
      <w:r>
        <w:t>travaillent</w:t>
      </w:r>
      <w:r>
        <w:rPr>
          <w:spacing w:val="-11"/>
        </w:rPr>
        <w:t xml:space="preserve"> </w:t>
      </w:r>
      <w:r>
        <w:t>en</w:t>
      </w:r>
      <w:r>
        <w:rPr>
          <w:spacing w:val="-10"/>
        </w:rPr>
        <w:t xml:space="preserve"> </w:t>
      </w:r>
      <w:r>
        <w:t>dehors,</w:t>
      </w:r>
      <w:r>
        <w:rPr>
          <w:spacing w:val="-11"/>
        </w:rPr>
        <w:t xml:space="preserve"> </w:t>
      </w:r>
      <w:r>
        <w:t>sous</w:t>
      </w:r>
      <w:r>
        <w:rPr>
          <w:spacing w:val="-53"/>
        </w:rPr>
        <w:t xml:space="preserve"> </w:t>
      </w:r>
      <w:r>
        <w:t>l’exposition du soleil, sans trop de vêtements ou sans crème solaire. Le corps humain ayant évolué</w:t>
      </w:r>
      <w:r>
        <w:rPr>
          <w:spacing w:val="-52"/>
        </w:rPr>
        <w:t xml:space="preserve"> </w:t>
      </w:r>
      <w:r>
        <w:rPr>
          <w:w w:val="95"/>
        </w:rPr>
        <w:t>dans un environnement avec une exposition abondante au soleil, le taux normal de vitamine D devrait</w:t>
      </w:r>
      <w:r>
        <w:rPr>
          <w:spacing w:val="1"/>
          <w:w w:val="95"/>
        </w:rPr>
        <w:t xml:space="preserve"> </w:t>
      </w:r>
      <w:r>
        <w:t>être celui obtenu dans ces conditions. Ainsi, une étude à Puerto Rico rapporte que la concentration</w:t>
      </w:r>
      <w:r>
        <w:rPr>
          <w:spacing w:val="-52"/>
        </w:rPr>
        <w:t xml:space="preserve"> </w:t>
      </w:r>
      <w:r>
        <w:t xml:space="preserve">de 25(OH)D varie entre 54 et 90 ng/mL, une concentration qui ne serait donc pas toxique </w:t>
      </w:r>
      <w:r>
        <w:rPr>
          <w:b/>
        </w:rPr>
        <w:t>[Pas de</w:t>
      </w:r>
      <w:r>
        <w:rPr>
          <w:b/>
          <w:spacing w:val="1"/>
        </w:rPr>
        <w:t xml:space="preserve"> </w:t>
      </w:r>
      <w:r>
        <w:rPr>
          <w:b/>
        </w:rPr>
        <w:t xml:space="preserve">référence trouvée pour : Haddock 1982 25(OH)D </w:t>
      </w:r>
      <w:proofErr w:type="spellStart"/>
      <w:r>
        <w:rPr>
          <w:b/>
        </w:rPr>
        <w:t>serum</w:t>
      </w:r>
      <w:proofErr w:type="spellEnd"/>
      <w:r>
        <w:rPr>
          <w:b/>
        </w:rPr>
        <w:t xml:space="preserve"> </w:t>
      </w:r>
      <w:proofErr w:type="spellStart"/>
      <w:r>
        <w:rPr>
          <w:b/>
        </w:rPr>
        <w:t>levels</w:t>
      </w:r>
      <w:proofErr w:type="spellEnd"/>
      <w:r>
        <w:rPr>
          <w:b/>
        </w:rPr>
        <w:t xml:space="preserve"> in the normal Puerto </w:t>
      </w:r>
      <w:proofErr w:type="spellStart"/>
      <w:r>
        <w:rPr>
          <w:b/>
        </w:rPr>
        <w:t>Rican</w:t>
      </w:r>
      <w:proofErr w:type="spellEnd"/>
      <w:r>
        <w:rPr>
          <w:b/>
          <w:spacing w:val="1"/>
        </w:rPr>
        <w:t xml:space="preserve"> </w:t>
      </w:r>
      <w:r>
        <w:rPr>
          <w:b/>
        </w:rPr>
        <w:t xml:space="preserve">population and in </w:t>
      </w:r>
      <w:proofErr w:type="spellStart"/>
      <w:r>
        <w:rPr>
          <w:b/>
        </w:rPr>
        <w:t>subjects</w:t>
      </w:r>
      <w:proofErr w:type="spellEnd"/>
      <w:r>
        <w:rPr>
          <w:b/>
        </w:rPr>
        <w:t xml:space="preserve"> </w:t>
      </w:r>
      <w:proofErr w:type="spellStart"/>
      <w:r>
        <w:rPr>
          <w:b/>
        </w:rPr>
        <w:t>with</w:t>
      </w:r>
      <w:proofErr w:type="spellEnd"/>
      <w:r>
        <w:rPr>
          <w:b/>
        </w:rPr>
        <w:t xml:space="preserve"> tropical sprue and </w:t>
      </w:r>
      <w:proofErr w:type="spellStart"/>
      <w:r>
        <w:rPr>
          <w:b/>
        </w:rPr>
        <w:t>parathyroid</w:t>
      </w:r>
      <w:proofErr w:type="spellEnd"/>
      <w:r>
        <w:rPr>
          <w:b/>
        </w:rPr>
        <w:t xml:space="preserve"> </w:t>
      </w:r>
      <w:proofErr w:type="spellStart"/>
      <w:r>
        <w:rPr>
          <w:b/>
        </w:rPr>
        <w:t>disease</w:t>
      </w:r>
      <w:proofErr w:type="spellEnd"/>
      <w:r>
        <w:rPr>
          <w:b/>
        </w:rPr>
        <w:t xml:space="preserve">. Puerto Rico </w:t>
      </w:r>
      <w:proofErr w:type="spellStart"/>
      <w:r>
        <w:rPr>
          <w:b/>
        </w:rPr>
        <w:t>Health</w:t>
      </w:r>
      <w:proofErr w:type="spellEnd"/>
      <w:r>
        <w:rPr>
          <w:b/>
          <w:spacing w:val="1"/>
        </w:rPr>
        <w:t xml:space="preserve"> </w:t>
      </w:r>
      <w:r>
        <w:rPr>
          <w:b/>
        </w:rPr>
        <w:t>Science]</w:t>
      </w:r>
      <w:r>
        <w:t>.</w:t>
      </w:r>
    </w:p>
    <w:p w14:paraId="304AF5F5" w14:textId="77777777" w:rsidR="002C0AF8" w:rsidRDefault="003E36B0">
      <w:pPr>
        <w:pStyle w:val="BodyText"/>
        <w:spacing w:line="386" w:lineRule="auto"/>
        <w:ind w:left="117" w:right="161" w:firstLine="218"/>
        <w:jc w:val="both"/>
      </w:pPr>
      <w:r>
        <w:rPr>
          <w:w w:val="95"/>
        </w:rPr>
        <w:t>Un</w:t>
      </w:r>
      <w:r>
        <w:rPr>
          <w:spacing w:val="13"/>
          <w:w w:val="95"/>
        </w:rPr>
        <w:t xml:space="preserve"> </w:t>
      </w:r>
      <w:r>
        <w:rPr>
          <w:w w:val="95"/>
        </w:rPr>
        <w:t>autre</w:t>
      </w:r>
      <w:r>
        <w:rPr>
          <w:spacing w:val="13"/>
          <w:w w:val="95"/>
        </w:rPr>
        <w:t xml:space="preserve"> </w:t>
      </w:r>
      <w:r>
        <w:rPr>
          <w:w w:val="95"/>
        </w:rPr>
        <w:t>raisonnement</w:t>
      </w:r>
      <w:r>
        <w:rPr>
          <w:spacing w:val="14"/>
          <w:w w:val="95"/>
        </w:rPr>
        <w:t xml:space="preserve"> </w:t>
      </w:r>
      <w:r>
        <w:rPr>
          <w:w w:val="95"/>
        </w:rPr>
        <w:t>reposant</w:t>
      </w:r>
      <w:r>
        <w:rPr>
          <w:spacing w:val="13"/>
          <w:w w:val="95"/>
        </w:rPr>
        <w:t xml:space="preserve"> </w:t>
      </w:r>
      <w:r>
        <w:rPr>
          <w:w w:val="95"/>
        </w:rPr>
        <w:t>sur</w:t>
      </w:r>
      <w:r>
        <w:rPr>
          <w:spacing w:val="14"/>
          <w:w w:val="95"/>
        </w:rPr>
        <w:t xml:space="preserve"> </w:t>
      </w:r>
      <w:r>
        <w:rPr>
          <w:w w:val="95"/>
        </w:rPr>
        <w:t>la</w:t>
      </w:r>
      <w:r>
        <w:rPr>
          <w:spacing w:val="13"/>
          <w:w w:val="95"/>
        </w:rPr>
        <w:t xml:space="preserve"> </w:t>
      </w:r>
      <w:r>
        <w:rPr>
          <w:w w:val="95"/>
        </w:rPr>
        <w:t>pharmacocinétique</w:t>
      </w:r>
      <w:r>
        <w:rPr>
          <w:spacing w:val="14"/>
          <w:w w:val="95"/>
        </w:rPr>
        <w:t xml:space="preserve"> </w:t>
      </w:r>
      <w:r>
        <w:rPr>
          <w:w w:val="95"/>
        </w:rPr>
        <w:t>de</w:t>
      </w:r>
      <w:r>
        <w:rPr>
          <w:spacing w:val="13"/>
          <w:w w:val="95"/>
        </w:rPr>
        <w:t xml:space="preserve"> </w:t>
      </w:r>
      <w:r>
        <w:rPr>
          <w:w w:val="95"/>
        </w:rPr>
        <w:t>la</w:t>
      </w:r>
      <w:r>
        <w:rPr>
          <w:spacing w:val="14"/>
          <w:w w:val="95"/>
        </w:rPr>
        <w:t xml:space="preserve"> </w:t>
      </w:r>
      <w:r>
        <w:rPr>
          <w:w w:val="95"/>
        </w:rPr>
        <w:t>vitamine</w:t>
      </w:r>
      <w:r>
        <w:rPr>
          <w:spacing w:val="13"/>
          <w:w w:val="95"/>
        </w:rPr>
        <w:t xml:space="preserve"> </w:t>
      </w:r>
      <w:r>
        <w:rPr>
          <w:w w:val="95"/>
        </w:rPr>
        <w:t>D</w:t>
      </w:r>
      <w:r>
        <w:rPr>
          <w:spacing w:val="14"/>
          <w:w w:val="95"/>
        </w:rPr>
        <w:t xml:space="preserve"> </w:t>
      </w:r>
      <w:r>
        <w:rPr>
          <w:w w:val="95"/>
        </w:rPr>
        <w:t>est</w:t>
      </w:r>
      <w:r>
        <w:rPr>
          <w:spacing w:val="13"/>
          <w:w w:val="95"/>
        </w:rPr>
        <w:t xml:space="preserve"> </w:t>
      </w:r>
      <w:r>
        <w:rPr>
          <w:w w:val="95"/>
        </w:rPr>
        <w:t>proposé</w:t>
      </w:r>
      <w:r>
        <w:rPr>
          <w:spacing w:val="14"/>
          <w:w w:val="95"/>
        </w:rPr>
        <w:t xml:space="preserve"> </w:t>
      </w:r>
      <w:r>
        <w:rPr>
          <w:w w:val="95"/>
        </w:rPr>
        <w:t>par</w:t>
      </w:r>
      <w:r>
        <w:rPr>
          <w:spacing w:val="13"/>
          <w:w w:val="95"/>
        </w:rPr>
        <w:t xml:space="preserve"> </w:t>
      </w:r>
      <w:proofErr w:type="spellStart"/>
      <w:r>
        <w:rPr>
          <w:w w:val="95"/>
        </w:rPr>
        <w:t>Cannell</w:t>
      </w:r>
      <w:proofErr w:type="spellEnd"/>
      <w:r>
        <w:rPr>
          <w:spacing w:val="-49"/>
          <w:w w:val="95"/>
        </w:rPr>
        <w:t xml:space="preserve"> </w:t>
      </w:r>
      <w:r>
        <w:t>et</w:t>
      </w:r>
      <w:r>
        <w:rPr>
          <w:spacing w:val="-8"/>
        </w:rPr>
        <w:t xml:space="preserve"> </w:t>
      </w:r>
      <w:r>
        <w:t>Hollis</w:t>
      </w:r>
      <w:r>
        <w:rPr>
          <w:spacing w:val="-7"/>
        </w:rPr>
        <w:t xml:space="preserve"> </w:t>
      </w:r>
      <w:r>
        <w:t>(</w:t>
      </w:r>
      <w:hyperlink w:anchor="_bookmark62" w:history="1">
        <w:r>
          <w:t>2008</w:t>
        </w:r>
      </w:hyperlink>
      <w:r>
        <w:t>).</w:t>
      </w:r>
      <w:r>
        <w:rPr>
          <w:spacing w:val="-7"/>
        </w:rPr>
        <w:t xml:space="preserve"> </w:t>
      </w:r>
      <w:r>
        <w:t>En</w:t>
      </w:r>
      <w:r>
        <w:rPr>
          <w:spacing w:val="-7"/>
        </w:rPr>
        <w:t xml:space="preserve"> </w:t>
      </w:r>
      <w:r>
        <w:t>effet,</w:t>
      </w:r>
      <w:r>
        <w:rPr>
          <w:spacing w:val="-7"/>
        </w:rPr>
        <w:t xml:space="preserve"> </w:t>
      </w:r>
      <w:r>
        <w:t>le</w:t>
      </w:r>
      <w:r>
        <w:rPr>
          <w:spacing w:val="-7"/>
        </w:rPr>
        <w:t xml:space="preserve"> </w:t>
      </w:r>
      <w:r>
        <w:t>cholécalciférol</w:t>
      </w:r>
      <w:r>
        <w:rPr>
          <w:spacing w:val="-7"/>
        </w:rPr>
        <w:t xml:space="preserve"> </w:t>
      </w:r>
      <w:r>
        <w:t>(premier</w:t>
      </w:r>
      <w:r>
        <w:rPr>
          <w:spacing w:val="-7"/>
        </w:rPr>
        <w:t xml:space="preserve"> </w:t>
      </w:r>
      <w:r>
        <w:t>substrat</w:t>
      </w:r>
      <w:r>
        <w:rPr>
          <w:spacing w:val="-7"/>
        </w:rPr>
        <w:t xml:space="preserve"> </w:t>
      </w:r>
      <w:r>
        <w:t>des</w:t>
      </w:r>
      <w:r>
        <w:rPr>
          <w:spacing w:val="-8"/>
        </w:rPr>
        <w:t xml:space="preserve"> </w:t>
      </w:r>
      <w:r>
        <w:t>enzymes</w:t>
      </w:r>
      <w:r>
        <w:rPr>
          <w:spacing w:val="-7"/>
        </w:rPr>
        <w:t xml:space="preserve"> </w:t>
      </w:r>
      <w:r>
        <w:t>métabolisant</w:t>
      </w:r>
      <w:r>
        <w:rPr>
          <w:spacing w:val="-7"/>
        </w:rPr>
        <w:t xml:space="preserve"> </w:t>
      </w:r>
      <w:r>
        <w:t>la</w:t>
      </w:r>
      <w:r>
        <w:rPr>
          <w:spacing w:val="-7"/>
        </w:rPr>
        <w:t xml:space="preserve"> </w:t>
      </w:r>
      <w:r>
        <w:t>vitamine</w:t>
      </w:r>
      <w:r>
        <w:rPr>
          <w:spacing w:val="-52"/>
        </w:rPr>
        <w:t xml:space="preserve"> </w:t>
      </w:r>
      <w:r>
        <w:t>D)</w:t>
      </w:r>
      <w:r>
        <w:rPr>
          <w:spacing w:val="-12"/>
        </w:rPr>
        <w:t xml:space="preserve"> </w:t>
      </w:r>
      <w:r>
        <w:t>est</w:t>
      </w:r>
      <w:r>
        <w:rPr>
          <w:spacing w:val="-10"/>
        </w:rPr>
        <w:t xml:space="preserve"> </w:t>
      </w:r>
      <w:r>
        <w:t>immédiatement</w:t>
      </w:r>
      <w:r>
        <w:rPr>
          <w:spacing w:val="-11"/>
        </w:rPr>
        <w:t xml:space="preserve"> </w:t>
      </w:r>
      <w:r>
        <w:t>consommé</w:t>
      </w:r>
      <w:r>
        <w:rPr>
          <w:spacing w:val="-10"/>
        </w:rPr>
        <w:t xml:space="preserve"> </w:t>
      </w:r>
      <w:r>
        <w:t>et</w:t>
      </w:r>
      <w:r>
        <w:rPr>
          <w:spacing w:val="-11"/>
        </w:rPr>
        <w:t xml:space="preserve"> </w:t>
      </w:r>
      <w:r>
        <w:t>métabolisé</w:t>
      </w:r>
      <w:r>
        <w:rPr>
          <w:spacing w:val="-10"/>
        </w:rPr>
        <w:t xml:space="preserve"> </w:t>
      </w:r>
      <w:r>
        <w:t>en</w:t>
      </w:r>
      <w:r>
        <w:rPr>
          <w:spacing w:val="-11"/>
        </w:rPr>
        <w:t xml:space="preserve"> </w:t>
      </w:r>
      <w:proofErr w:type="spellStart"/>
      <w:r>
        <w:t>calcidiol</w:t>
      </w:r>
      <w:proofErr w:type="spellEnd"/>
      <w:r>
        <w:rPr>
          <w:spacing w:val="-11"/>
        </w:rPr>
        <w:t xml:space="preserve"> </w:t>
      </w:r>
      <w:r>
        <w:t>et</w:t>
      </w:r>
      <w:r>
        <w:rPr>
          <w:spacing w:val="-10"/>
        </w:rPr>
        <w:t xml:space="preserve"> </w:t>
      </w:r>
      <w:r>
        <w:t>calcitriol</w:t>
      </w:r>
      <w:r>
        <w:rPr>
          <w:spacing w:val="-11"/>
        </w:rPr>
        <w:t xml:space="preserve"> </w:t>
      </w:r>
      <w:r>
        <w:t>par</w:t>
      </w:r>
      <w:r>
        <w:rPr>
          <w:spacing w:val="-10"/>
        </w:rPr>
        <w:t xml:space="preserve"> </w:t>
      </w:r>
      <w:r>
        <w:t>les</w:t>
      </w:r>
      <w:r>
        <w:rPr>
          <w:spacing w:val="-10"/>
        </w:rPr>
        <w:t xml:space="preserve"> </w:t>
      </w:r>
      <w:r>
        <w:t>enzymes,</w:t>
      </w:r>
      <w:r>
        <w:rPr>
          <w:spacing w:val="-12"/>
        </w:rPr>
        <w:t xml:space="preserve"> </w:t>
      </w:r>
      <w:r>
        <w:t>ce</w:t>
      </w:r>
      <w:r>
        <w:rPr>
          <w:spacing w:val="-10"/>
        </w:rPr>
        <w:t xml:space="preserve"> </w:t>
      </w:r>
      <w:r>
        <w:t>qui</w:t>
      </w:r>
      <w:r>
        <w:rPr>
          <w:spacing w:val="-11"/>
        </w:rPr>
        <w:t xml:space="preserve"> </w:t>
      </w:r>
      <w:r>
        <w:t>rend</w:t>
      </w:r>
      <w:r>
        <w:rPr>
          <w:spacing w:val="-52"/>
        </w:rPr>
        <w:t xml:space="preserve"> </w:t>
      </w:r>
      <w:r>
        <w:t>le cholécalciférol indétectable dans le sang, indiquant que toutes les molécules de vitamine D sont</w:t>
      </w:r>
      <w:r>
        <w:rPr>
          <w:spacing w:val="1"/>
        </w:rPr>
        <w:t xml:space="preserve"> </w:t>
      </w:r>
      <w:r>
        <w:t>utilisées dans des réactions métaboliques. Hollis et al. (</w:t>
      </w:r>
      <w:hyperlink w:anchor="_bookmark82" w:history="1">
        <w:r>
          <w:t>2007</w:t>
        </w:r>
      </w:hyperlink>
      <w:r>
        <w:t>) ont étudié la cinétique des réactions</w:t>
      </w:r>
      <w:r>
        <w:rPr>
          <w:spacing w:val="1"/>
        </w:rPr>
        <w:t xml:space="preserve"> </w:t>
      </w:r>
      <w:r>
        <w:t>enzymatiques concernant la vitamine D, et ont déterminé que la vitesse maximale pour laquelle la</w:t>
      </w:r>
      <w:r>
        <w:rPr>
          <w:spacing w:val="1"/>
        </w:rPr>
        <w:t xml:space="preserve"> </w:t>
      </w:r>
      <w:r>
        <w:t xml:space="preserve">réaction enzymatique de la 25-hydroxylase arrive à saturation est lorsque le </w:t>
      </w:r>
      <w:proofErr w:type="spellStart"/>
      <w:r>
        <w:t>calcidiol</w:t>
      </w:r>
      <w:proofErr w:type="spellEnd"/>
      <w:r>
        <w:t xml:space="preserve"> arrive à 40</w:t>
      </w:r>
      <w:r>
        <w:rPr>
          <w:spacing w:val="1"/>
        </w:rPr>
        <w:t xml:space="preserve"> </w:t>
      </w:r>
      <w:r>
        <w:t>ng/mL. Le substrat initial (cholécalciférol) est donc alors détectable dans le sang au-delà de cette</w:t>
      </w:r>
      <w:r>
        <w:rPr>
          <w:spacing w:val="1"/>
        </w:rPr>
        <w:t xml:space="preserve"> </w:t>
      </w:r>
      <w:r>
        <w:rPr>
          <w:w w:val="95"/>
        </w:rPr>
        <w:t>concentration, et la réaction enzymatique devient alors saturable et régulée, comme il s’agit les autres</w:t>
      </w:r>
      <w:r>
        <w:rPr>
          <w:spacing w:val="1"/>
          <w:w w:val="95"/>
        </w:rPr>
        <w:t xml:space="preserve"> </w:t>
      </w:r>
      <w:r>
        <w:t xml:space="preserve">systèmes hormonaux </w:t>
      </w:r>
      <w:proofErr w:type="spellStart"/>
      <w:r>
        <w:t>stéroïques</w:t>
      </w:r>
      <w:proofErr w:type="spellEnd"/>
      <w:r>
        <w:rPr>
          <w:spacing w:val="1"/>
        </w:rPr>
        <w:t xml:space="preserve"> </w:t>
      </w:r>
      <w:r>
        <w:t>(</w:t>
      </w:r>
      <w:proofErr w:type="spellStart"/>
      <w:r>
        <w:t>Cannell</w:t>
      </w:r>
      <w:proofErr w:type="spellEnd"/>
      <w:r>
        <w:t xml:space="preserve"> et</w:t>
      </w:r>
      <w:r>
        <w:rPr>
          <w:spacing w:val="1"/>
        </w:rPr>
        <w:t xml:space="preserve"> </w:t>
      </w:r>
      <w:r>
        <w:t>Hollis</w:t>
      </w:r>
      <w:r>
        <w:rPr>
          <w:spacing w:val="1"/>
        </w:rPr>
        <w:t xml:space="preserve"> </w:t>
      </w:r>
      <w:hyperlink w:anchor="_bookmark62" w:history="1">
        <w:r>
          <w:t>2008</w:t>
        </w:r>
      </w:hyperlink>
      <w:r>
        <w:t>). Hollis</w:t>
      </w:r>
      <w:r>
        <w:rPr>
          <w:spacing w:val="1"/>
        </w:rPr>
        <w:t xml:space="preserve"> </w:t>
      </w:r>
      <w:r>
        <w:t>et al.</w:t>
      </w:r>
      <w:r>
        <w:rPr>
          <w:spacing w:val="1"/>
        </w:rPr>
        <w:t xml:space="preserve"> </w:t>
      </w:r>
      <w:r>
        <w:t>(</w:t>
      </w:r>
      <w:hyperlink w:anchor="_bookmark82" w:history="1">
        <w:r>
          <w:t>2007</w:t>
        </w:r>
      </w:hyperlink>
      <w:r>
        <w:t>) suppose ainsi</w:t>
      </w:r>
      <w:r>
        <w:rPr>
          <w:spacing w:val="1"/>
        </w:rPr>
        <w:t xml:space="preserve"> </w:t>
      </w:r>
      <w:r>
        <w:t>que les</w:t>
      </w:r>
    </w:p>
    <w:p w14:paraId="46CA7AB1" w14:textId="77777777" w:rsidR="002C0AF8" w:rsidRDefault="003E36B0">
      <w:pPr>
        <w:pStyle w:val="BodyText"/>
        <w:spacing w:line="364" w:lineRule="auto"/>
        <w:ind w:left="117" w:right="163"/>
        <w:jc w:val="both"/>
      </w:pPr>
      <w:r>
        <w:t>humains</w:t>
      </w:r>
      <w:r>
        <w:rPr>
          <w:spacing w:val="-7"/>
        </w:rPr>
        <w:t xml:space="preserve"> </w:t>
      </w:r>
      <w:r>
        <w:t>fonctionnent</w:t>
      </w:r>
      <w:r>
        <w:rPr>
          <w:spacing w:val="-7"/>
        </w:rPr>
        <w:t xml:space="preserve"> </w:t>
      </w:r>
      <w:r>
        <w:t>à</w:t>
      </w:r>
      <w:r>
        <w:rPr>
          <w:spacing w:val="-7"/>
        </w:rPr>
        <w:t xml:space="preserve"> </w:t>
      </w:r>
      <w:r>
        <w:t>un</w:t>
      </w:r>
      <w:r>
        <w:rPr>
          <w:spacing w:val="-6"/>
        </w:rPr>
        <w:t xml:space="preserve"> </w:t>
      </w:r>
      <w:r>
        <w:t>niveau</w:t>
      </w:r>
      <w:r>
        <w:rPr>
          <w:spacing w:val="-7"/>
        </w:rPr>
        <w:t xml:space="preserve"> </w:t>
      </w:r>
      <w:r>
        <w:t>en-deçà</w:t>
      </w:r>
      <w:r>
        <w:rPr>
          <w:spacing w:val="-7"/>
        </w:rPr>
        <w:t xml:space="preserve"> </w:t>
      </w:r>
      <w:r>
        <w:t>de</w:t>
      </w:r>
      <w:r>
        <w:rPr>
          <w:spacing w:val="-7"/>
        </w:rPr>
        <w:t xml:space="preserve"> </w:t>
      </w:r>
      <w:r>
        <w:t>la</w:t>
      </w:r>
      <w:r>
        <w:rPr>
          <w:spacing w:val="-6"/>
        </w:rPr>
        <w:t xml:space="preserve"> </w:t>
      </w:r>
      <w:r>
        <w:t>V</w:t>
      </w:r>
      <w:r>
        <w:rPr>
          <w:position w:val="-5"/>
          <w:sz w:val="15"/>
        </w:rPr>
        <w:t>max</w:t>
      </w:r>
      <w:r>
        <w:rPr>
          <w:spacing w:val="20"/>
          <w:position w:val="-5"/>
          <w:sz w:val="15"/>
        </w:rPr>
        <w:t xml:space="preserve"> </w:t>
      </w:r>
      <w:r>
        <w:t>de</w:t>
      </w:r>
      <w:r>
        <w:rPr>
          <w:spacing w:val="-7"/>
        </w:rPr>
        <w:t xml:space="preserve"> </w:t>
      </w:r>
      <w:r>
        <w:t>la</w:t>
      </w:r>
      <w:r>
        <w:rPr>
          <w:spacing w:val="-7"/>
        </w:rPr>
        <w:t xml:space="preserve"> </w:t>
      </w:r>
      <w:r>
        <w:t>25-hydroxylase</w:t>
      </w:r>
      <w:r>
        <w:rPr>
          <w:spacing w:val="-7"/>
        </w:rPr>
        <w:t xml:space="preserve"> </w:t>
      </w:r>
      <w:r>
        <w:t>à</w:t>
      </w:r>
      <w:r>
        <w:rPr>
          <w:spacing w:val="-6"/>
        </w:rPr>
        <w:t xml:space="preserve"> </w:t>
      </w:r>
      <w:r>
        <w:t>cause</w:t>
      </w:r>
      <w:r>
        <w:rPr>
          <w:spacing w:val="-7"/>
        </w:rPr>
        <w:t xml:space="preserve"> </w:t>
      </w:r>
      <w:r>
        <w:t>d’une</w:t>
      </w:r>
      <w:r>
        <w:rPr>
          <w:spacing w:val="-7"/>
        </w:rPr>
        <w:t xml:space="preserve"> </w:t>
      </w:r>
      <w:r>
        <w:t>déficience</w:t>
      </w:r>
      <w:r>
        <w:rPr>
          <w:spacing w:val="-52"/>
        </w:rPr>
        <w:t xml:space="preserve"> </w:t>
      </w:r>
      <w:r>
        <w:rPr>
          <w:w w:val="95"/>
        </w:rPr>
        <w:t>de</w:t>
      </w:r>
      <w:r>
        <w:rPr>
          <w:spacing w:val="10"/>
          <w:w w:val="95"/>
        </w:rPr>
        <w:t xml:space="preserve"> </w:t>
      </w:r>
      <w:r>
        <w:rPr>
          <w:w w:val="95"/>
        </w:rPr>
        <w:t>son</w:t>
      </w:r>
      <w:r>
        <w:rPr>
          <w:spacing w:val="11"/>
          <w:w w:val="95"/>
        </w:rPr>
        <w:t xml:space="preserve"> </w:t>
      </w:r>
      <w:r>
        <w:rPr>
          <w:w w:val="95"/>
        </w:rPr>
        <w:t>substrat,</w:t>
      </w:r>
      <w:r>
        <w:rPr>
          <w:spacing w:val="11"/>
          <w:w w:val="95"/>
        </w:rPr>
        <w:t xml:space="preserve"> </w:t>
      </w:r>
      <w:r>
        <w:rPr>
          <w:w w:val="95"/>
        </w:rPr>
        <w:t>le</w:t>
      </w:r>
      <w:r>
        <w:rPr>
          <w:spacing w:val="11"/>
          <w:w w:val="95"/>
        </w:rPr>
        <w:t xml:space="preserve"> </w:t>
      </w:r>
      <w:r>
        <w:rPr>
          <w:w w:val="95"/>
        </w:rPr>
        <w:t>cholécalciférol,</w:t>
      </w:r>
      <w:r>
        <w:rPr>
          <w:spacing w:val="11"/>
          <w:w w:val="95"/>
        </w:rPr>
        <w:t xml:space="preserve"> </w:t>
      </w:r>
      <w:r>
        <w:rPr>
          <w:w w:val="95"/>
        </w:rPr>
        <w:t>et</w:t>
      </w:r>
      <w:r>
        <w:rPr>
          <w:spacing w:val="10"/>
          <w:w w:val="95"/>
        </w:rPr>
        <w:t xml:space="preserve"> </w:t>
      </w:r>
      <w:r>
        <w:rPr>
          <w:w w:val="95"/>
        </w:rPr>
        <w:t>que</w:t>
      </w:r>
      <w:r>
        <w:rPr>
          <w:spacing w:val="11"/>
          <w:w w:val="95"/>
        </w:rPr>
        <w:t xml:space="preserve"> </w:t>
      </w:r>
      <w:r>
        <w:rPr>
          <w:w w:val="95"/>
        </w:rPr>
        <w:t>le</w:t>
      </w:r>
      <w:r>
        <w:rPr>
          <w:spacing w:val="11"/>
          <w:w w:val="95"/>
        </w:rPr>
        <w:t xml:space="preserve"> </w:t>
      </w:r>
      <w:r>
        <w:rPr>
          <w:w w:val="95"/>
        </w:rPr>
        <w:t>niveau</w:t>
      </w:r>
      <w:r>
        <w:rPr>
          <w:spacing w:val="11"/>
          <w:w w:val="95"/>
        </w:rPr>
        <w:t xml:space="preserve"> </w:t>
      </w:r>
      <w:r>
        <w:rPr>
          <w:w w:val="95"/>
        </w:rPr>
        <w:t>“normal”</w:t>
      </w:r>
      <w:r>
        <w:rPr>
          <w:spacing w:val="11"/>
          <w:w w:val="95"/>
        </w:rPr>
        <w:t xml:space="preserve"> </w:t>
      </w:r>
      <w:r>
        <w:rPr>
          <w:w w:val="95"/>
        </w:rPr>
        <w:t>de</w:t>
      </w:r>
      <w:r>
        <w:rPr>
          <w:spacing w:val="11"/>
          <w:w w:val="95"/>
        </w:rPr>
        <w:t xml:space="preserve"> </w:t>
      </w:r>
      <w:r>
        <w:rPr>
          <w:w w:val="95"/>
        </w:rPr>
        <w:t>vitamine</w:t>
      </w:r>
      <w:r>
        <w:rPr>
          <w:spacing w:val="10"/>
          <w:w w:val="95"/>
        </w:rPr>
        <w:t xml:space="preserve"> </w:t>
      </w:r>
      <w:r>
        <w:rPr>
          <w:w w:val="95"/>
        </w:rPr>
        <w:t>D</w:t>
      </w:r>
      <w:r>
        <w:rPr>
          <w:spacing w:val="11"/>
          <w:w w:val="95"/>
        </w:rPr>
        <w:t xml:space="preserve"> </w:t>
      </w:r>
      <w:r>
        <w:rPr>
          <w:w w:val="95"/>
        </w:rPr>
        <w:t>serait</w:t>
      </w:r>
      <w:r>
        <w:rPr>
          <w:spacing w:val="11"/>
          <w:w w:val="95"/>
        </w:rPr>
        <w:t xml:space="preserve"> </w:t>
      </w:r>
      <w:r>
        <w:rPr>
          <w:w w:val="95"/>
        </w:rPr>
        <w:t>donc</w:t>
      </w:r>
      <w:r>
        <w:rPr>
          <w:spacing w:val="11"/>
          <w:w w:val="95"/>
        </w:rPr>
        <w:t xml:space="preserve"> </w:t>
      </w:r>
      <w:r>
        <w:rPr>
          <w:w w:val="95"/>
        </w:rPr>
        <w:t>atteint</w:t>
      </w:r>
      <w:r>
        <w:rPr>
          <w:spacing w:val="11"/>
          <w:w w:val="95"/>
        </w:rPr>
        <w:t xml:space="preserve"> </w:t>
      </w:r>
      <w:r>
        <w:rPr>
          <w:w w:val="95"/>
        </w:rPr>
        <w:t>lorsque</w:t>
      </w:r>
      <w:r>
        <w:rPr>
          <w:spacing w:val="1"/>
          <w:w w:val="95"/>
        </w:rPr>
        <w:t xml:space="preserve"> </w:t>
      </w:r>
      <w:r>
        <w:t>le</w:t>
      </w:r>
      <w:r>
        <w:rPr>
          <w:spacing w:val="-5"/>
        </w:rPr>
        <w:t xml:space="preserve"> </w:t>
      </w:r>
      <w:r>
        <w:t>système</w:t>
      </w:r>
      <w:r>
        <w:rPr>
          <w:spacing w:val="-5"/>
        </w:rPr>
        <w:t xml:space="preserve"> </w:t>
      </w:r>
      <w:r>
        <w:t>ne</w:t>
      </w:r>
      <w:r>
        <w:rPr>
          <w:spacing w:val="-5"/>
        </w:rPr>
        <w:t xml:space="preserve"> </w:t>
      </w:r>
      <w:r>
        <w:t>devient</w:t>
      </w:r>
      <w:r>
        <w:rPr>
          <w:spacing w:val="-4"/>
        </w:rPr>
        <w:t xml:space="preserve"> </w:t>
      </w:r>
      <w:r>
        <w:t>donc</w:t>
      </w:r>
      <w:r>
        <w:rPr>
          <w:spacing w:val="-5"/>
        </w:rPr>
        <w:t xml:space="preserve"> </w:t>
      </w:r>
      <w:r>
        <w:t>pas</w:t>
      </w:r>
      <w:r>
        <w:rPr>
          <w:spacing w:val="-5"/>
        </w:rPr>
        <w:t xml:space="preserve"> </w:t>
      </w:r>
      <w:r>
        <w:t>limité</w:t>
      </w:r>
      <w:r>
        <w:rPr>
          <w:spacing w:val="-5"/>
        </w:rPr>
        <w:t xml:space="preserve"> </w:t>
      </w:r>
      <w:r>
        <w:t>par</w:t>
      </w:r>
      <w:r>
        <w:rPr>
          <w:spacing w:val="-4"/>
        </w:rPr>
        <w:t xml:space="preserve"> </w:t>
      </w:r>
      <w:r>
        <w:t>la</w:t>
      </w:r>
      <w:r>
        <w:rPr>
          <w:spacing w:val="-5"/>
        </w:rPr>
        <w:t xml:space="preserve"> </w:t>
      </w:r>
      <w:r>
        <w:t>quantité</w:t>
      </w:r>
      <w:r>
        <w:rPr>
          <w:spacing w:val="-5"/>
        </w:rPr>
        <w:t xml:space="preserve"> </w:t>
      </w:r>
      <w:r>
        <w:t>de</w:t>
      </w:r>
      <w:r>
        <w:rPr>
          <w:spacing w:val="-4"/>
        </w:rPr>
        <w:t xml:space="preserve"> </w:t>
      </w:r>
      <w:r>
        <w:t>substrat</w:t>
      </w:r>
      <w:r>
        <w:rPr>
          <w:spacing w:val="-5"/>
        </w:rPr>
        <w:t xml:space="preserve"> </w:t>
      </w:r>
      <w:r>
        <w:t>mais</w:t>
      </w:r>
      <w:r>
        <w:rPr>
          <w:spacing w:val="-5"/>
        </w:rPr>
        <w:t xml:space="preserve"> </w:t>
      </w:r>
      <w:r>
        <w:t>par</w:t>
      </w:r>
      <w:r>
        <w:rPr>
          <w:spacing w:val="-5"/>
        </w:rPr>
        <w:t xml:space="preserve"> </w:t>
      </w:r>
      <w:r>
        <w:t>ses</w:t>
      </w:r>
      <w:r>
        <w:rPr>
          <w:spacing w:val="-4"/>
        </w:rPr>
        <w:t xml:space="preserve"> </w:t>
      </w:r>
      <w:r>
        <w:t>propres</w:t>
      </w:r>
      <w:r>
        <w:rPr>
          <w:spacing w:val="-5"/>
        </w:rPr>
        <w:t xml:space="preserve"> </w:t>
      </w:r>
      <w:r>
        <w:t>régulations.</w:t>
      </w:r>
    </w:p>
    <w:p w14:paraId="60D1A51A" w14:textId="77777777" w:rsidR="002C0AF8" w:rsidRDefault="002C0AF8">
      <w:pPr>
        <w:pStyle w:val="BodyText"/>
        <w:rPr>
          <w:sz w:val="24"/>
        </w:rPr>
      </w:pPr>
    </w:p>
    <w:p w14:paraId="65B7B740" w14:textId="77777777" w:rsidR="002C0AF8" w:rsidRDefault="003E36B0">
      <w:pPr>
        <w:pStyle w:val="ListParagraph"/>
        <w:numPr>
          <w:ilvl w:val="1"/>
          <w:numId w:val="1"/>
        </w:numPr>
        <w:tabs>
          <w:tab w:val="left" w:pos="665"/>
        </w:tabs>
        <w:spacing w:before="146"/>
        <w:ind w:hanging="548"/>
        <w:rPr>
          <w:rFonts w:ascii="Arial" w:hAnsi="Arial"/>
          <w:b/>
          <w:sz w:val="28"/>
        </w:rPr>
      </w:pPr>
      <w:bookmarkStart w:id="67" w:name="Utilisation_thérapeutique"/>
      <w:bookmarkStart w:id="68" w:name="_bookmark31"/>
      <w:bookmarkEnd w:id="67"/>
      <w:bookmarkEnd w:id="68"/>
      <w:r>
        <w:rPr>
          <w:rFonts w:ascii="Arial" w:hAnsi="Arial"/>
          <w:b/>
          <w:w w:val="95"/>
          <w:sz w:val="28"/>
        </w:rPr>
        <w:t>Utilisation</w:t>
      </w:r>
      <w:r>
        <w:rPr>
          <w:rFonts w:ascii="Arial" w:hAnsi="Arial"/>
          <w:b/>
          <w:spacing w:val="133"/>
          <w:sz w:val="28"/>
        </w:rPr>
        <w:t xml:space="preserve"> </w:t>
      </w:r>
      <w:r>
        <w:rPr>
          <w:rFonts w:ascii="Arial" w:hAnsi="Arial"/>
          <w:b/>
          <w:w w:val="95"/>
          <w:sz w:val="28"/>
        </w:rPr>
        <w:t>thérapeutique</w:t>
      </w:r>
    </w:p>
    <w:p w14:paraId="53FE062A" w14:textId="77777777" w:rsidR="002C0AF8" w:rsidRDefault="002C0AF8">
      <w:pPr>
        <w:pStyle w:val="BodyText"/>
        <w:spacing w:before="9"/>
        <w:rPr>
          <w:rFonts w:ascii="Arial"/>
          <w:b/>
          <w:sz w:val="31"/>
        </w:rPr>
      </w:pPr>
    </w:p>
    <w:p w14:paraId="0146D69E" w14:textId="513A724E" w:rsidR="002C0AF8" w:rsidRDefault="003E36B0" w:rsidP="00E818E0">
      <w:pPr>
        <w:pStyle w:val="BodyText"/>
        <w:spacing w:line="386" w:lineRule="auto"/>
        <w:ind w:left="110" w:right="126" w:firstLine="225"/>
        <w:jc w:val="both"/>
      </w:pPr>
      <w:r>
        <w:t>La vitamine D est surtout utilisée en thérap</w:t>
      </w:r>
      <w:r w:rsidR="006A7264">
        <w:t>eut</w:t>
      </w:r>
      <w:r>
        <w:t>i</w:t>
      </w:r>
      <w:r w:rsidR="006A7264">
        <w:t>qu</w:t>
      </w:r>
      <w:r>
        <w:t>e afin de prévenir les carences</w:t>
      </w:r>
      <w:r w:rsidR="006A7264">
        <w:t xml:space="preserve"> à des fins de </w:t>
      </w:r>
      <w:r w:rsidR="006A7264">
        <w:lastRenderedPageBreak/>
        <w:t>« bonne santé » osseuse</w:t>
      </w:r>
      <w:r>
        <w:t xml:space="preserve">. Elle permet de prévenir </w:t>
      </w:r>
      <w:r w:rsidR="006A7264">
        <w:t>le</w:t>
      </w:r>
      <w:r>
        <w:t xml:space="preserve"> rachitisme chez les enfants et l’ostéoporose chez les adultes et surtout chez les personnes</w:t>
      </w:r>
      <w:r>
        <w:rPr>
          <w:spacing w:val="1"/>
        </w:rPr>
        <w:t xml:space="preserve"> </w:t>
      </w:r>
      <w:r>
        <w:t xml:space="preserve">âgées. De plus, le calcitriol, forme active de la vitamine D, est utilisé pour traiter </w:t>
      </w:r>
      <w:commentRangeStart w:id="69"/>
      <w:r>
        <w:t>des maladies métaboliques liées à la thyroïde</w:t>
      </w:r>
      <w:commentRangeEnd w:id="69"/>
      <w:r w:rsidR="006A7264">
        <w:rPr>
          <w:rStyle w:val="CommentReference"/>
        </w:rPr>
        <w:commentReference w:id="69"/>
      </w:r>
      <w:r>
        <w:t xml:space="preserve">, telle que les hypoparathyroïdies, les </w:t>
      </w:r>
      <w:proofErr w:type="spellStart"/>
      <w:r>
        <w:t>ostéodystrophies</w:t>
      </w:r>
      <w:proofErr w:type="spellEnd"/>
      <w:r>
        <w:t xml:space="preserve"> rénales, les ostéomalacies </w:t>
      </w:r>
      <w:proofErr w:type="spellStart"/>
      <w:r>
        <w:t>vitamino</w:t>
      </w:r>
      <w:proofErr w:type="spellEnd"/>
      <w:r w:rsidR="006A7264">
        <w:t>-</w:t>
      </w:r>
      <w:r>
        <w:t>résistantes, les pseudo</w:t>
      </w:r>
      <w:r w:rsidR="006A7264">
        <w:t>-</w:t>
      </w:r>
      <w:r>
        <w:t xml:space="preserve">hypoparathyroïdies et les rachitismes </w:t>
      </w:r>
      <w:proofErr w:type="spellStart"/>
      <w:r>
        <w:t>vitamino</w:t>
      </w:r>
      <w:proofErr w:type="spellEnd"/>
      <w:r w:rsidR="006A7264">
        <w:t>-</w:t>
      </w:r>
      <w:r>
        <w:t>résistants</w:t>
      </w:r>
      <w:r>
        <w:rPr>
          <w:spacing w:val="-52"/>
        </w:rPr>
        <w:t xml:space="preserve"> </w:t>
      </w:r>
      <w:r>
        <w:t>(</w:t>
      </w:r>
      <w:hyperlink w:anchor="_bookmark98" w:history="1">
        <w:r>
          <w:t>VIDAL</w:t>
        </w:r>
        <w:r>
          <w:rPr>
            <w:spacing w:val="-2"/>
          </w:rPr>
          <w:t xml:space="preserve"> </w:t>
        </w:r>
      </w:hyperlink>
      <w:hyperlink w:anchor="_bookmark98" w:history="1">
        <w:r>
          <w:t>2013</w:t>
        </w:r>
      </w:hyperlink>
      <w:r>
        <w:t>).</w:t>
      </w:r>
    </w:p>
    <w:p w14:paraId="7187730E" w14:textId="77777777" w:rsidR="00E818E0" w:rsidRDefault="00E818E0" w:rsidP="00E818E0">
      <w:pPr>
        <w:pStyle w:val="BodyText"/>
        <w:spacing w:line="386" w:lineRule="auto"/>
        <w:ind w:left="110" w:right="126" w:firstLine="225"/>
        <w:jc w:val="both"/>
        <w:rPr>
          <w:sz w:val="15"/>
        </w:rPr>
      </w:pPr>
    </w:p>
    <w:p w14:paraId="15A412E3" w14:textId="77777777" w:rsidR="002C0AF8" w:rsidRDefault="003E36B0">
      <w:pPr>
        <w:pStyle w:val="ListParagraph"/>
        <w:numPr>
          <w:ilvl w:val="1"/>
          <w:numId w:val="1"/>
        </w:numPr>
        <w:tabs>
          <w:tab w:val="left" w:pos="665"/>
        </w:tabs>
        <w:spacing w:before="163"/>
        <w:ind w:hanging="548"/>
        <w:rPr>
          <w:rFonts w:ascii="Arial" w:hAnsi="Arial"/>
          <w:b/>
          <w:sz w:val="28"/>
        </w:rPr>
      </w:pPr>
      <w:bookmarkStart w:id="70" w:name="Toxicité"/>
      <w:bookmarkStart w:id="71" w:name="_bookmark32"/>
      <w:bookmarkEnd w:id="70"/>
      <w:bookmarkEnd w:id="71"/>
      <w:r>
        <w:rPr>
          <w:rFonts w:ascii="Arial" w:hAnsi="Arial"/>
          <w:b/>
          <w:sz w:val="28"/>
        </w:rPr>
        <w:t>Toxicité</w:t>
      </w:r>
    </w:p>
    <w:p w14:paraId="52755DBD" w14:textId="77777777" w:rsidR="002C0AF8" w:rsidRDefault="003E36B0">
      <w:pPr>
        <w:pStyle w:val="ListParagraph"/>
        <w:numPr>
          <w:ilvl w:val="2"/>
          <w:numId w:val="1"/>
        </w:numPr>
        <w:tabs>
          <w:tab w:val="left" w:pos="778"/>
        </w:tabs>
        <w:spacing w:before="359"/>
        <w:rPr>
          <w:rFonts w:ascii="Arial" w:hAnsi="Arial"/>
          <w:b/>
          <w:sz w:val="24"/>
        </w:rPr>
      </w:pPr>
      <w:bookmarkStart w:id="72" w:name="Seuil_de_toxicité_actuel"/>
      <w:bookmarkStart w:id="73" w:name="_bookmark33"/>
      <w:bookmarkEnd w:id="72"/>
      <w:bookmarkEnd w:id="73"/>
      <w:commentRangeStart w:id="74"/>
      <w:r>
        <w:rPr>
          <w:rFonts w:ascii="Arial" w:hAnsi="Arial"/>
          <w:b/>
          <w:w w:val="95"/>
          <w:sz w:val="24"/>
        </w:rPr>
        <w:t>Seuil</w:t>
      </w:r>
      <w:r>
        <w:rPr>
          <w:rFonts w:ascii="Arial" w:hAnsi="Arial"/>
          <w:b/>
          <w:spacing w:val="13"/>
          <w:w w:val="95"/>
          <w:sz w:val="24"/>
        </w:rPr>
        <w:t xml:space="preserve"> </w:t>
      </w:r>
      <w:r>
        <w:rPr>
          <w:rFonts w:ascii="Arial" w:hAnsi="Arial"/>
          <w:b/>
          <w:w w:val="95"/>
          <w:sz w:val="24"/>
        </w:rPr>
        <w:t>de</w:t>
      </w:r>
      <w:r>
        <w:rPr>
          <w:rFonts w:ascii="Arial" w:hAnsi="Arial"/>
          <w:b/>
          <w:spacing w:val="13"/>
          <w:w w:val="95"/>
          <w:sz w:val="24"/>
        </w:rPr>
        <w:t xml:space="preserve"> </w:t>
      </w:r>
      <w:r>
        <w:rPr>
          <w:rFonts w:ascii="Arial" w:hAnsi="Arial"/>
          <w:b/>
          <w:w w:val="95"/>
          <w:sz w:val="24"/>
        </w:rPr>
        <w:t>toxicité</w:t>
      </w:r>
      <w:r>
        <w:rPr>
          <w:rFonts w:ascii="Arial" w:hAnsi="Arial"/>
          <w:b/>
          <w:spacing w:val="13"/>
          <w:w w:val="95"/>
          <w:sz w:val="24"/>
        </w:rPr>
        <w:t xml:space="preserve"> </w:t>
      </w:r>
      <w:r>
        <w:rPr>
          <w:rFonts w:ascii="Arial" w:hAnsi="Arial"/>
          <w:b/>
          <w:w w:val="95"/>
          <w:sz w:val="24"/>
        </w:rPr>
        <w:t>actuel</w:t>
      </w:r>
      <w:commentRangeEnd w:id="74"/>
      <w:r w:rsidR="003C4FA0">
        <w:rPr>
          <w:rStyle w:val="CommentReference"/>
        </w:rPr>
        <w:commentReference w:id="74"/>
      </w:r>
    </w:p>
    <w:p w14:paraId="7B9A07BE" w14:textId="77777777" w:rsidR="002C0AF8" w:rsidRDefault="003E36B0">
      <w:pPr>
        <w:pStyle w:val="BodyText"/>
        <w:spacing w:before="296" w:line="386" w:lineRule="auto"/>
        <w:ind w:left="110" w:right="127" w:firstLine="225"/>
        <w:jc w:val="both"/>
      </w:pPr>
      <w:commentRangeStart w:id="75"/>
      <w:r>
        <w:rPr>
          <w:w w:val="95"/>
        </w:rPr>
        <w:t>L’hypercalcémie est une toxicité fréquemment mentionnée comme étant dangereuse pour des doses</w:t>
      </w:r>
      <w:r>
        <w:rPr>
          <w:spacing w:val="1"/>
          <w:w w:val="95"/>
        </w:rPr>
        <w:t xml:space="preserve"> </w:t>
      </w:r>
      <w:r>
        <w:t>de</w:t>
      </w:r>
      <w:r>
        <w:rPr>
          <w:spacing w:val="-6"/>
        </w:rPr>
        <w:t xml:space="preserve"> </w:t>
      </w:r>
      <w:r>
        <w:t>vitamine</w:t>
      </w:r>
      <w:r>
        <w:rPr>
          <w:spacing w:val="-6"/>
        </w:rPr>
        <w:t xml:space="preserve"> </w:t>
      </w:r>
      <w:r>
        <w:t>D</w:t>
      </w:r>
      <w:r>
        <w:rPr>
          <w:vertAlign w:val="subscript"/>
        </w:rPr>
        <w:t>3</w:t>
      </w:r>
      <w:r>
        <w:rPr>
          <w:spacing w:val="4"/>
        </w:rPr>
        <w:t xml:space="preserve"> </w:t>
      </w:r>
      <w:r>
        <w:t>supérieures</w:t>
      </w:r>
      <w:r>
        <w:rPr>
          <w:spacing w:val="-6"/>
        </w:rPr>
        <w:t xml:space="preserve"> </w:t>
      </w:r>
      <w:r>
        <w:t>à</w:t>
      </w:r>
      <w:r>
        <w:rPr>
          <w:spacing w:val="-5"/>
        </w:rPr>
        <w:t xml:space="preserve"> </w:t>
      </w:r>
      <w:r>
        <w:t>4000</w:t>
      </w:r>
      <w:r>
        <w:rPr>
          <w:spacing w:val="-6"/>
        </w:rPr>
        <w:t xml:space="preserve"> </w:t>
      </w:r>
      <w:r>
        <w:t>UI/j</w:t>
      </w:r>
      <w:r>
        <w:rPr>
          <w:spacing w:val="-5"/>
        </w:rPr>
        <w:t xml:space="preserve"> </w:t>
      </w:r>
      <w:r>
        <w:t>pour</w:t>
      </w:r>
      <w:r>
        <w:rPr>
          <w:spacing w:val="-6"/>
        </w:rPr>
        <w:t xml:space="preserve"> </w:t>
      </w:r>
      <w:r>
        <w:t>des</w:t>
      </w:r>
      <w:r>
        <w:rPr>
          <w:spacing w:val="-5"/>
        </w:rPr>
        <w:t xml:space="preserve"> </w:t>
      </w:r>
      <w:r>
        <w:t>adultes</w:t>
      </w:r>
      <w:r>
        <w:rPr>
          <w:spacing w:val="-6"/>
        </w:rPr>
        <w:t xml:space="preserve"> </w:t>
      </w:r>
      <w:r>
        <w:t>avec</w:t>
      </w:r>
      <w:r>
        <w:rPr>
          <w:spacing w:val="-6"/>
        </w:rPr>
        <w:t xml:space="preserve"> </w:t>
      </w:r>
      <w:r>
        <w:t>une</w:t>
      </w:r>
      <w:r>
        <w:rPr>
          <w:spacing w:val="-5"/>
        </w:rPr>
        <w:t xml:space="preserve"> </w:t>
      </w:r>
      <w:r>
        <w:t>limite</w:t>
      </w:r>
      <w:r>
        <w:rPr>
          <w:spacing w:val="-6"/>
        </w:rPr>
        <w:t xml:space="preserve"> </w:t>
      </w:r>
      <w:r>
        <w:t>supérieure</w:t>
      </w:r>
      <w:r>
        <w:rPr>
          <w:spacing w:val="-5"/>
        </w:rPr>
        <w:t xml:space="preserve"> </w:t>
      </w:r>
      <w:r>
        <w:t>de</w:t>
      </w:r>
      <w:r>
        <w:rPr>
          <w:spacing w:val="-6"/>
        </w:rPr>
        <w:t xml:space="preserve"> </w:t>
      </w:r>
      <w:r>
        <w:t>sécurité</w:t>
      </w:r>
      <w:r>
        <w:rPr>
          <w:spacing w:val="-5"/>
        </w:rPr>
        <w:t xml:space="preserve"> </w:t>
      </w:r>
      <w:commentRangeEnd w:id="75"/>
      <w:r w:rsidR="00AA2FAD">
        <w:rPr>
          <w:rStyle w:val="CommentReference"/>
        </w:rPr>
        <w:commentReference w:id="75"/>
      </w:r>
      <w:r>
        <w:t>de</w:t>
      </w:r>
      <w:r>
        <w:rPr>
          <w:spacing w:val="-6"/>
        </w:rPr>
        <w:t xml:space="preserve"> </w:t>
      </w:r>
      <w:r>
        <w:t>la</w:t>
      </w:r>
      <w:r>
        <w:rPr>
          <w:spacing w:val="1"/>
        </w:rPr>
        <w:t xml:space="preserve"> </w:t>
      </w:r>
      <w:r>
        <w:t>concentration de vitamine D</w:t>
      </w:r>
      <w:r>
        <w:rPr>
          <w:vertAlign w:val="subscript"/>
        </w:rPr>
        <w:t>3</w:t>
      </w:r>
      <w:r>
        <w:t xml:space="preserve"> de 50 ng/mL (125 nmol/L) selon </w:t>
      </w:r>
      <w:proofErr w:type="spellStart"/>
      <w:r w:rsidRPr="00D14693">
        <w:rPr>
          <w:b/>
          <w:highlight w:val="yellow"/>
          <w:rPrChange w:id="76" w:author="Jean Pascal De Bandt" w:date="2023-01-19T09:45:00Z">
            <w:rPr>
              <w:b/>
            </w:rPr>
          </w:rPrChange>
        </w:rPr>
        <w:t>iom</w:t>
      </w:r>
      <w:proofErr w:type="spellEnd"/>
      <w:r w:rsidRPr="00D14693">
        <w:rPr>
          <w:b/>
          <w:highlight w:val="yellow"/>
          <w:rPrChange w:id="77" w:author="Jean Pascal De Bandt" w:date="2023-01-19T09:45:00Z">
            <w:rPr>
              <w:b/>
            </w:rPr>
          </w:rPrChange>
        </w:rPr>
        <w:t xml:space="preserve">! </w:t>
      </w:r>
      <w:r w:rsidRPr="00D14693">
        <w:rPr>
          <w:highlight w:val="yellow"/>
          <w:rPrChange w:id="78" w:author="Jean Pascal De Bandt" w:date="2023-01-19T09:45:00Z">
            <w:rPr/>
          </w:rPrChange>
        </w:rPr>
        <w:t>(</w:t>
      </w:r>
      <w:proofErr w:type="spellStart"/>
      <w:proofErr w:type="gramStart"/>
      <w:r w:rsidRPr="00D14693">
        <w:rPr>
          <w:b/>
          <w:highlight w:val="yellow"/>
          <w:rPrChange w:id="79" w:author="Jean Pascal De Bandt" w:date="2023-01-19T09:45:00Z">
            <w:rPr>
              <w:b/>
            </w:rPr>
          </w:rPrChange>
        </w:rPr>
        <w:t>iom</w:t>
      </w:r>
      <w:proofErr w:type="spellEnd"/>
      <w:r w:rsidRPr="00D14693">
        <w:rPr>
          <w:b/>
          <w:highlight w:val="yellow"/>
          <w:rPrChange w:id="80" w:author="Jean Pascal De Bandt" w:date="2023-01-19T09:45:00Z">
            <w:rPr>
              <w:b/>
            </w:rPr>
          </w:rPrChange>
        </w:rPr>
        <w:t>!</w:t>
      </w:r>
      <w:proofErr w:type="gramEnd"/>
      <w:r w:rsidRPr="00D14693">
        <w:rPr>
          <w:highlight w:val="yellow"/>
          <w:rPrChange w:id="81" w:author="Jean Pascal De Bandt" w:date="2023-01-19T09:45:00Z">
            <w:rPr/>
          </w:rPrChange>
        </w:rPr>
        <w:t>)</w:t>
      </w:r>
      <w:r>
        <w:t xml:space="preserve"> l’Institut de Médecine</w:t>
      </w:r>
      <w:r>
        <w:rPr>
          <w:spacing w:val="1"/>
        </w:rPr>
        <w:t xml:space="preserve"> </w:t>
      </w:r>
      <w:r>
        <w:rPr>
          <w:w w:val="95"/>
        </w:rPr>
        <w:t xml:space="preserve">(IOM) (Institute of </w:t>
      </w:r>
      <w:proofErr w:type="spellStart"/>
      <w:r>
        <w:rPr>
          <w:w w:val="95"/>
        </w:rPr>
        <w:t>Medicine</w:t>
      </w:r>
      <w:proofErr w:type="spellEnd"/>
      <w:r>
        <w:rPr>
          <w:w w:val="95"/>
        </w:rPr>
        <w:t xml:space="preserve"> </w:t>
      </w:r>
      <w:hyperlink w:anchor="_bookmark84" w:history="1">
        <w:r>
          <w:rPr>
            <w:w w:val="95"/>
          </w:rPr>
          <w:t>2011</w:t>
        </w:r>
      </w:hyperlink>
      <w:r>
        <w:rPr>
          <w:w w:val="95"/>
        </w:rPr>
        <w:t xml:space="preserve">, pp. 9-10 ; Holick et al. </w:t>
      </w:r>
      <w:hyperlink w:anchor="_bookmark79" w:history="1">
        <w:r>
          <w:rPr>
            <w:w w:val="95"/>
          </w:rPr>
          <w:t>2011</w:t>
        </w:r>
      </w:hyperlink>
      <w:r>
        <w:rPr>
          <w:w w:val="95"/>
        </w:rPr>
        <w:t>). En revanche, la Société d’</w:t>
      </w:r>
      <w:proofErr w:type="spellStart"/>
      <w:r>
        <w:rPr>
          <w:w w:val="95"/>
        </w:rPr>
        <w:t>Endrocri</w:t>
      </w:r>
      <w:proofErr w:type="spellEnd"/>
      <w:r>
        <w:rPr>
          <w:w w:val="95"/>
        </w:rPr>
        <w:t>-</w:t>
      </w:r>
      <w:r>
        <w:rPr>
          <w:spacing w:val="1"/>
          <w:w w:val="95"/>
        </w:rPr>
        <w:t xml:space="preserve"> </w:t>
      </w:r>
      <w:proofErr w:type="spellStart"/>
      <w:r>
        <w:rPr>
          <w:w w:val="95"/>
        </w:rPr>
        <w:t>nologie</w:t>
      </w:r>
      <w:proofErr w:type="spellEnd"/>
      <w:r>
        <w:rPr>
          <w:w w:val="95"/>
        </w:rPr>
        <w:t xml:space="preserve"> recommande une marge de sécurité de 100 ng/mL (250 nmol/L) afin d’éviter l’hypercalcémie</w:t>
      </w:r>
      <w:r>
        <w:rPr>
          <w:spacing w:val="1"/>
          <w:w w:val="95"/>
        </w:rPr>
        <w:t xml:space="preserve"> </w:t>
      </w:r>
      <w:r>
        <w:t>(Holick</w:t>
      </w:r>
      <w:r>
        <w:rPr>
          <w:spacing w:val="-9"/>
        </w:rPr>
        <w:t xml:space="preserve"> </w:t>
      </w:r>
      <w:r>
        <w:t>et</w:t>
      </w:r>
      <w:r>
        <w:rPr>
          <w:spacing w:val="-8"/>
        </w:rPr>
        <w:t xml:space="preserve"> </w:t>
      </w:r>
      <w:r>
        <w:t>al.</w:t>
      </w:r>
      <w:r>
        <w:rPr>
          <w:spacing w:val="-9"/>
        </w:rPr>
        <w:t xml:space="preserve"> </w:t>
      </w:r>
      <w:hyperlink w:anchor="_bookmark79" w:history="1">
        <w:r>
          <w:t>2011</w:t>
        </w:r>
      </w:hyperlink>
      <w:r>
        <w:t>),</w:t>
      </w:r>
      <w:r>
        <w:rPr>
          <w:spacing w:val="-8"/>
        </w:rPr>
        <w:t xml:space="preserve"> </w:t>
      </w:r>
      <w:r>
        <w:t>en</w:t>
      </w:r>
      <w:r>
        <w:rPr>
          <w:spacing w:val="-9"/>
        </w:rPr>
        <w:t xml:space="preserve"> </w:t>
      </w:r>
      <w:r>
        <w:t>rapportant</w:t>
      </w:r>
      <w:r>
        <w:rPr>
          <w:spacing w:val="-8"/>
        </w:rPr>
        <w:t xml:space="preserve"> </w:t>
      </w:r>
      <w:r>
        <w:t>que</w:t>
      </w:r>
      <w:r>
        <w:rPr>
          <w:spacing w:val="-8"/>
        </w:rPr>
        <w:t xml:space="preserve"> </w:t>
      </w:r>
      <w:r>
        <w:t>la</w:t>
      </w:r>
      <w:r>
        <w:rPr>
          <w:spacing w:val="-9"/>
        </w:rPr>
        <w:t xml:space="preserve"> </w:t>
      </w:r>
      <w:r>
        <w:t>majorité</w:t>
      </w:r>
      <w:r>
        <w:rPr>
          <w:spacing w:val="-8"/>
        </w:rPr>
        <w:t xml:space="preserve"> </w:t>
      </w:r>
      <w:r>
        <w:t>des</w:t>
      </w:r>
      <w:r>
        <w:rPr>
          <w:spacing w:val="-9"/>
        </w:rPr>
        <w:t xml:space="preserve"> </w:t>
      </w:r>
      <w:r>
        <w:t>études</w:t>
      </w:r>
      <w:r>
        <w:rPr>
          <w:spacing w:val="-8"/>
        </w:rPr>
        <w:t xml:space="preserve"> </w:t>
      </w:r>
      <w:r>
        <w:t>sur</w:t>
      </w:r>
      <w:r>
        <w:rPr>
          <w:spacing w:val="-8"/>
        </w:rPr>
        <w:t xml:space="preserve"> </w:t>
      </w:r>
      <w:r>
        <w:t>la</w:t>
      </w:r>
      <w:r>
        <w:rPr>
          <w:spacing w:val="-9"/>
        </w:rPr>
        <w:t xml:space="preserve"> </w:t>
      </w:r>
      <w:r>
        <w:t>vitamine</w:t>
      </w:r>
      <w:r>
        <w:rPr>
          <w:spacing w:val="-8"/>
        </w:rPr>
        <w:t xml:space="preserve"> </w:t>
      </w:r>
      <w:r>
        <w:t>D</w:t>
      </w:r>
      <w:r>
        <w:rPr>
          <w:spacing w:val="-9"/>
        </w:rPr>
        <w:t xml:space="preserve"> </w:t>
      </w:r>
      <w:r>
        <w:t>suggèrent</w:t>
      </w:r>
      <w:r>
        <w:rPr>
          <w:spacing w:val="-8"/>
        </w:rPr>
        <w:t xml:space="preserve"> </w:t>
      </w:r>
      <w:r>
        <w:t>que</w:t>
      </w:r>
      <w:r>
        <w:rPr>
          <w:spacing w:val="-8"/>
        </w:rPr>
        <w:t xml:space="preserve"> </w:t>
      </w:r>
      <w:r>
        <w:t>le</w:t>
      </w:r>
      <w:r>
        <w:rPr>
          <w:spacing w:val="-9"/>
        </w:rPr>
        <w:t xml:space="preserve"> </w:t>
      </w:r>
      <w:r>
        <w:t>taux</w:t>
      </w:r>
      <w:r>
        <w:rPr>
          <w:spacing w:val="1"/>
        </w:rPr>
        <w:t xml:space="preserve"> </w:t>
      </w:r>
      <w:r>
        <w:t>de</w:t>
      </w:r>
      <w:r>
        <w:rPr>
          <w:spacing w:val="-5"/>
        </w:rPr>
        <w:t xml:space="preserve"> </w:t>
      </w:r>
      <w:r>
        <w:t>vitamine</w:t>
      </w:r>
      <w:r>
        <w:rPr>
          <w:spacing w:val="-5"/>
        </w:rPr>
        <w:t xml:space="preserve"> </w:t>
      </w:r>
      <w:r>
        <w:t>D</w:t>
      </w:r>
      <w:r>
        <w:rPr>
          <w:spacing w:val="-5"/>
        </w:rPr>
        <w:t xml:space="preserve"> </w:t>
      </w:r>
      <w:r>
        <w:t>nécessite</w:t>
      </w:r>
      <w:r>
        <w:rPr>
          <w:spacing w:val="-5"/>
        </w:rPr>
        <w:t xml:space="preserve"> </w:t>
      </w:r>
      <w:r>
        <w:t>d’être</w:t>
      </w:r>
      <w:r>
        <w:rPr>
          <w:spacing w:val="-5"/>
        </w:rPr>
        <w:t xml:space="preserve"> </w:t>
      </w:r>
      <w:r>
        <w:t>supérieur</w:t>
      </w:r>
      <w:r>
        <w:rPr>
          <w:spacing w:val="-5"/>
        </w:rPr>
        <w:t xml:space="preserve"> </w:t>
      </w:r>
      <w:r>
        <w:t>à</w:t>
      </w:r>
      <w:r>
        <w:rPr>
          <w:spacing w:val="-5"/>
        </w:rPr>
        <w:t xml:space="preserve"> </w:t>
      </w:r>
      <w:r>
        <w:t>150</w:t>
      </w:r>
      <w:r>
        <w:rPr>
          <w:spacing w:val="-4"/>
        </w:rPr>
        <w:t xml:space="preserve"> </w:t>
      </w:r>
      <w:r>
        <w:t>ng/mL</w:t>
      </w:r>
      <w:r>
        <w:rPr>
          <w:spacing w:val="-5"/>
        </w:rPr>
        <w:t xml:space="preserve"> </w:t>
      </w:r>
      <w:r>
        <w:t>avant</w:t>
      </w:r>
      <w:r>
        <w:rPr>
          <w:spacing w:val="-5"/>
        </w:rPr>
        <w:t xml:space="preserve"> </w:t>
      </w:r>
      <w:r>
        <w:t>de</w:t>
      </w:r>
      <w:r>
        <w:rPr>
          <w:spacing w:val="-5"/>
        </w:rPr>
        <w:t xml:space="preserve"> </w:t>
      </w:r>
      <w:r>
        <w:t>considérer</w:t>
      </w:r>
      <w:r>
        <w:rPr>
          <w:spacing w:val="-5"/>
        </w:rPr>
        <w:t xml:space="preserve"> </w:t>
      </w:r>
      <w:r>
        <w:t>une</w:t>
      </w:r>
      <w:r>
        <w:rPr>
          <w:spacing w:val="-5"/>
        </w:rPr>
        <w:t xml:space="preserve"> </w:t>
      </w:r>
      <w:r>
        <w:t>éventuelle</w:t>
      </w:r>
      <w:r>
        <w:rPr>
          <w:spacing w:val="-5"/>
        </w:rPr>
        <w:t xml:space="preserve"> </w:t>
      </w:r>
      <w:r>
        <w:t>toxicité.</w:t>
      </w:r>
    </w:p>
    <w:p w14:paraId="5F27F1B8" w14:textId="77777777" w:rsidR="002C0AF8" w:rsidRDefault="003E36B0">
      <w:pPr>
        <w:pStyle w:val="BodyText"/>
        <w:spacing w:line="386" w:lineRule="auto"/>
        <w:ind w:left="111" w:right="127" w:firstLine="223"/>
        <w:jc w:val="both"/>
      </w:pPr>
      <w:r>
        <w:t>La toxicité de la vitamine D se manifeste par une hypercalcémie et hypercalciurie, accompagnée</w:t>
      </w:r>
      <w:r>
        <w:rPr>
          <w:spacing w:val="-52"/>
        </w:rPr>
        <w:t xml:space="preserve"> </w:t>
      </w:r>
      <w:r>
        <w:t xml:space="preserve">par une activité très faible de PTH (Marcinowska-Suchowierska et al. </w:t>
      </w:r>
      <w:hyperlink w:anchor="_bookmark88" w:history="1">
        <w:r>
          <w:t>2018</w:t>
        </w:r>
      </w:hyperlink>
      <w:r>
        <w:t xml:space="preserve">), observée par un </w:t>
      </w:r>
      <w:proofErr w:type="spellStart"/>
      <w:r>
        <w:t>ap</w:t>
      </w:r>
      <w:proofErr w:type="spellEnd"/>
      <w:r>
        <w:t>-</w:t>
      </w:r>
      <w:r>
        <w:rPr>
          <w:spacing w:val="1"/>
        </w:rPr>
        <w:t xml:space="preserve"> </w:t>
      </w:r>
      <w:r>
        <w:t>port exogène de vitamine D, dépassant le seuil suggéré par Holick et al. (</w:t>
      </w:r>
      <w:hyperlink w:anchor="_bookmark79" w:history="1">
        <w:r>
          <w:t>2011</w:t>
        </w:r>
      </w:hyperlink>
      <w:r>
        <w:t>) de 150 ng/mL. Les</w:t>
      </w:r>
      <w:r>
        <w:rPr>
          <w:spacing w:val="1"/>
        </w:rPr>
        <w:t xml:space="preserve"> </w:t>
      </w:r>
      <w:r>
        <w:t>symptômes associés à une hypervitaminose D peuvent se manifester par des maux de tête, nausées,</w:t>
      </w:r>
      <w:r>
        <w:rPr>
          <w:spacing w:val="-52"/>
        </w:rPr>
        <w:t xml:space="preserve"> </w:t>
      </w:r>
      <w:r>
        <w:t>vomissements,</w:t>
      </w:r>
      <w:r>
        <w:rPr>
          <w:spacing w:val="-2"/>
        </w:rPr>
        <w:t xml:space="preserve"> </w:t>
      </w:r>
      <w:r>
        <w:t>une</w:t>
      </w:r>
      <w:r>
        <w:rPr>
          <w:spacing w:val="-1"/>
        </w:rPr>
        <w:t xml:space="preserve"> </w:t>
      </w:r>
      <w:r>
        <w:t>perte</w:t>
      </w:r>
      <w:r>
        <w:rPr>
          <w:spacing w:val="-2"/>
        </w:rPr>
        <w:t xml:space="preserve"> </w:t>
      </w:r>
      <w:r>
        <w:t>de</w:t>
      </w:r>
      <w:r>
        <w:rPr>
          <w:spacing w:val="-1"/>
        </w:rPr>
        <w:t xml:space="preserve"> </w:t>
      </w:r>
      <w:r>
        <w:t>poids,</w:t>
      </w:r>
      <w:r>
        <w:rPr>
          <w:spacing w:val="-2"/>
        </w:rPr>
        <w:t xml:space="preserve"> </w:t>
      </w:r>
      <w:r>
        <w:t>ou</w:t>
      </w:r>
      <w:r>
        <w:rPr>
          <w:spacing w:val="-1"/>
        </w:rPr>
        <w:t xml:space="preserve"> </w:t>
      </w:r>
      <w:r>
        <w:t>une</w:t>
      </w:r>
      <w:r>
        <w:rPr>
          <w:spacing w:val="-2"/>
        </w:rPr>
        <w:t xml:space="preserve"> </w:t>
      </w:r>
      <w:r>
        <w:t>fatigue</w:t>
      </w:r>
      <w:r>
        <w:rPr>
          <w:spacing w:val="-1"/>
        </w:rPr>
        <w:t xml:space="preserve"> </w:t>
      </w:r>
      <w:r>
        <w:t>intense.</w:t>
      </w:r>
    </w:p>
    <w:p w14:paraId="1A70F6B0" w14:textId="77777777" w:rsidR="002C0AF8" w:rsidRDefault="003E36B0">
      <w:pPr>
        <w:pStyle w:val="BodyText"/>
        <w:spacing w:line="386" w:lineRule="auto"/>
        <w:ind w:left="117" w:right="126" w:firstLine="218"/>
        <w:jc w:val="both"/>
      </w:pPr>
      <w:r>
        <w:t>La</w:t>
      </w:r>
      <w:r>
        <w:rPr>
          <w:spacing w:val="1"/>
        </w:rPr>
        <w:t xml:space="preserve"> </w:t>
      </w:r>
      <w:r>
        <w:t>toxicité</w:t>
      </w:r>
      <w:r>
        <w:rPr>
          <w:spacing w:val="1"/>
        </w:rPr>
        <w:t xml:space="preserve"> </w:t>
      </w:r>
      <w:r>
        <w:t>de</w:t>
      </w:r>
      <w:r>
        <w:rPr>
          <w:spacing w:val="1"/>
        </w:rPr>
        <w:t xml:space="preserve"> </w:t>
      </w:r>
      <w:r>
        <w:t>la</w:t>
      </w:r>
      <w:r>
        <w:rPr>
          <w:spacing w:val="1"/>
        </w:rPr>
        <w:t xml:space="preserve"> </w:t>
      </w:r>
      <w:r>
        <w:t>vitamine</w:t>
      </w:r>
      <w:r>
        <w:rPr>
          <w:spacing w:val="1"/>
        </w:rPr>
        <w:t xml:space="preserve"> </w:t>
      </w:r>
      <w:r>
        <w:t>D</w:t>
      </w:r>
      <w:r>
        <w:rPr>
          <w:spacing w:val="1"/>
        </w:rPr>
        <w:t xml:space="preserve"> </w:t>
      </w:r>
      <w:r>
        <w:t>est</w:t>
      </w:r>
      <w:r>
        <w:rPr>
          <w:spacing w:val="1"/>
        </w:rPr>
        <w:t xml:space="preserve"> </w:t>
      </w:r>
      <w:r>
        <w:t>considérée</w:t>
      </w:r>
      <w:r>
        <w:rPr>
          <w:spacing w:val="1"/>
        </w:rPr>
        <w:t xml:space="preserve"> </w:t>
      </w:r>
      <w:r>
        <w:t>comme</w:t>
      </w:r>
      <w:r>
        <w:rPr>
          <w:spacing w:val="1"/>
        </w:rPr>
        <w:t xml:space="preserve"> </w:t>
      </w:r>
      <w:r>
        <w:t>rare</w:t>
      </w:r>
      <w:r>
        <w:rPr>
          <w:spacing w:val="1"/>
        </w:rPr>
        <w:t xml:space="preserve"> </w:t>
      </w:r>
      <w:r>
        <w:t>mais</w:t>
      </w:r>
      <w:r>
        <w:rPr>
          <w:spacing w:val="1"/>
        </w:rPr>
        <w:t xml:space="preserve"> </w:t>
      </w:r>
      <w:r>
        <w:t>dangereuse</w:t>
      </w:r>
      <w:r>
        <w:rPr>
          <w:spacing w:val="1"/>
        </w:rPr>
        <w:t xml:space="preserve"> </w:t>
      </w:r>
      <w:r>
        <w:t>(</w:t>
      </w:r>
      <w:proofErr w:type="spellStart"/>
      <w:r>
        <w:t>Marcinowska</w:t>
      </w:r>
      <w:proofErr w:type="spellEnd"/>
      <w:r>
        <w:t>-</w:t>
      </w:r>
      <w:r>
        <w:rPr>
          <w:spacing w:val="1"/>
        </w:rPr>
        <w:t xml:space="preserve"> </w:t>
      </w:r>
      <w:proofErr w:type="spellStart"/>
      <w:r>
        <w:t>Suchowierska</w:t>
      </w:r>
      <w:proofErr w:type="spellEnd"/>
      <w:r>
        <w:rPr>
          <w:spacing w:val="-2"/>
        </w:rPr>
        <w:t xml:space="preserve"> </w:t>
      </w:r>
      <w:r>
        <w:t>et</w:t>
      </w:r>
      <w:r>
        <w:rPr>
          <w:spacing w:val="-1"/>
        </w:rPr>
        <w:t xml:space="preserve"> </w:t>
      </w:r>
      <w:r>
        <w:t>al.</w:t>
      </w:r>
      <w:r>
        <w:rPr>
          <w:spacing w:val="-1"/>
        </w:rPr>
        <w:t xml:space="preserve"> </w:t>
      </w:r>
      <w:hyperlink w:anchor="_bookmark88" w:history="1">
        <w:r>
          <w:t>2018</w:t>
        </w:r>
        <w:r>
          <w:rPr>
            <w:spacing w:val="-28"/>
          </w:rPr>
          <w:t xml:space="preserve"> </w:t>
        </w:r>
      </w:hyperlink>
      <w:r>
        <w:t>;</w:t>
      </w:r>
      <w:r>
        <w:rPr>
          <w:spacing w:val="-1"/>
        </w:rPr>
        <w:t xml:space="preserve"> </w:t>
      </w:r>
      <w:r>
        <w:t>Holick</w:t>
      </w:r>
      <w:r>
        <w:rPr>
          <w:spacing w:val="-2"/>
        </w:rPr>
        <w:t xml:space="preserve"> </w:t>
      </w:r>
      <w:hyperlink w:anchor="_bookmark80" w:history="1">
        <w:r>
          <w:t>2015</w:t>
        </w:r>
      </w:hyperlink>
      <w:r>
        <w:t>).</w:t>
      </w:r>
    </w:p>
    <w:p w14:paraId="7AB4856A" w14:textId="77777777" w:rsidR="002C0AF8" w:rsidRDefault="003E36B0">
      <w:pPr>
        <w:pStyle w:val="BodyText"/>
        <w:spacing w:line="386" w:lineRule="auto"/>
        <w:ind w:left="111" w:right="125" w:firstLine="223"/>
        <w:jc w:val="both"/>
      </w:pPr>
      <w:r>
        <w:t>La toxicité de la vitamine D est donc souvent due à un apport exogène, puisque les apports en-</w:t>
      </w:r>
      <w:r>
        <w:rPr>
          <w:spacing w:val="1"/>
        </w:rPr>
        <w:t xml:space="preserve"> </w:t>
      </w:r>
      <w:proofErr w:type="spellStart"/>
      <w:r>
        <w:t>dogènes</w:t>
      </w:r>
      <w:proofErr w:type="spellEnd"/>
      <w:r>
        <w:t xml:space="preserve"> ne permettent pas une concentration de vitamine D aussi élevé. Cependant, il existe une</w:t>
      </w:r>
      <w:r>
        <w:rPr>
          <w:spacing w:val="1"/>
        </w:rPr>
        <w:t xml:space="preserve"> </w:t>
      </w:r>
      <w:r>
        <w:t>toxicité</w:t>
      </w:r>
      <w:r>
        <w:rPr>
          <w:spacing w:val="-8"/>
        </w:rPr>
        <w:t xml:space="preserve"> </w:t>
      </w:r>
      <w:r>
        <w:t>endogène</w:t>
      </w:r>
      <w:r>
        <w:rPr>
          <w:spacing w:val="-7"/>
        </w:rPr>
        <w:t xml:space="preserve"> </w:t>
      </w:r>
      <w:r>
        <w:t>rapportée</w:t>
      </w:r>
      <w:r>
        <w:rPr>
          <w:spacing w:val="-8"/>
        </w:rPr>
        <w:t xml:space="preserve"> </w:t>
      </w:r>
      <w:r>
        <w:t>dans</w:t>
      </w:r>
      <w:r>
        <w:rPr>
          <w:spacing w:val="-7"/>
        </w:rPr>
        <w:t xml:space="preserve"> </w:t>
      </w:r>
      <w:r>
        <w:t>la</w:t>
      </w:r>
      <w:r>
        <w:rPr>
          <w:spacing w:val="-8"/>
        </w:rPr>
        <w:t xml:space="preserve"> </w:t>
      </w:r>
      <w:r>
        <w:t>littérature</w:t>
      </w:r>
      <w:r>
        <w:rPr>
          <w:spacing w:val="-7"/>
        </w:rPr>
        <w:t xml:space="preserve"> </w:t>
      </w:r>
      <w:r>
        <w:t>à</w:t>
      </w:r>
      <w:r>
        <w:rPr>
          <w:spacing w:val="-7"/>
        </w:rPr>
        <w:t xml:space="preserve"> </w:t>
      </w:r>
      <w:r>
        <w:t>partir</w:t>
      </w:r>
      <w:r>
        <w:rPr>
          <w:spacing w:val="-8"/>
        </w:rPr>
        <w:t xml:space="preserve"> </w:t>
      </w:r>
      <w:r>
        <w:t>d’une</w:t>
      </w:r>
      <w:r>
        <w:rPr>
          <w:spacing w:val="-7"/>
        </w:rPr>
        <w:t xml:space="preserve"> </w:t>
      </w:r>
      <w:r>
        <w:t>production</w:t>
      </w:r>
      <w:r>
        <w:rPr>
          <w:spacing w:val="-8"/>
        </w:rPr>
        <w:t xml:space="preserve"> </w:t>
      </w:r>
      <w:r>
        <w:t>excessive</w:t>
      </w:r>
      <w:r>
        <w:rPr>
          <w:spacing w:val="-7"/>
        </w:rPr>
        <w:t xml:space="preserve"> </w:t>
      </w:r>
      <w:r>
        <w:t>de</w:t>
      </w:r>
      <w:r>
        <w:rPr>
          <w:spacing w:val="-7"/>
        </w:rPr>
        <w:t xml:space="preserve"> </w:t>
      </w:r>
      <w:r>
        <w:t>25(OH)D</w:t>
      </w:r>
      <w:r>
        <w:rPr>
          <w:spacing w:val="-8"/>
        </w:rPr>
        <w:t xml:space="preserve"> </w:t>
      </w:r>
      <w:r>
        <w:t>et</w:t>
      </w:r>
      <w:r>
        <w:rPr>
          <w:spacing w:val="-7"/>
        </w:rPr>
        <w:t xml:space="preserve"> </w:t>
      </w:r>
      <w:r>
        <w:t>de</w:t>
      </w:r>
      <w:r>
        <w:rPr>
          <w:spacing w:val="-53"/>
        </w:rPr>
        <w:t xml:space="preserve"> </w:t>
      </w:r>
      <w:r>
        <w:t>1,25(OH)</w:t>
      </w:r>
      <w:r>
        <w:rPr>
          <w:vertAlign w:val="subscript"/>
        </w:rPr>
        <w:t>2</w:t>
      </w:r>
      <w:r>
        <w:t>D</w:t>
      </w:r>
      <w:r>
        <w:rPr>
          <w:spacing w:val="-5"/>
        </w:rPr>
        <w:t xml:space="preserve"> </w:t>
      </w:r>
      <w:r>
        <w:t>dans</w:t>
      </w:r>
      <w:r>
        <w:rPr>
          <w:spacing w:val="-5"/>
        </w:rPr>
        <w:t xml:space="preserve"> </w:t>
      </w:r>
      <w:r>
        <w:t>des</w:t>
      </w:r>
      <w:r>
        <w:rPr>
          <w:spacing w:val="-5"/>
        </w:rPr>
        <w:t xml:space="preserve"> </w:t>
      </w:r>
      <w:r>
        <w:t>troubles</w:t>
      </w:r>
      <w:r>
        <w:rPr>
          <w:spacing w:val="-5"/>
        </w:rPr>
        <w:t xml:space="preserve"> </w:t>
      </w:r>
      <w:r>
        <w:t>congénitaux,</w:t>
      </w:r>
      <w:r>
        <w:rPr>
          <w:spacing w:val="-5"/>
        </w:rPr>
        <w:t xml:space="preserve"> </w:t>
      </w:r>
      <w:r>
        <w:t>tels</w:t>
      </w:r>
      <w:r>
        <w:rPr>
          <w:spacing w:val="-5"/>
        </w:rPr>
        <w:t xml:space="preserve"> </w:t>
      </w:r>
      <w:r>
        <w:t>que</w:t>
      </w:r>
      <w:r>
        <w:rPr>
          <w:spacing w:val="-5"/>
        </w:rPr>
        <w:t xml:space="preserve"> </w:t>
      </w:r>
      <w:r>
        <w:t>le</w:t>
      </w:r>
      <w:r>
        <w:rPr>
          <w:spacing w:val="-5"/>
        </w:rPr>
        <w:t xml:space="preserve"> </w:t>
      </w:r>
      <w:r>
        <w:t>syndrome</w:t>
      </w:r>
      <w:r>
        <w:rPr>
          <w:spacing w:val="-5"/>
        </w:rPr>
        <w:t xml:space="preserve"> </w:t>
      </w:r>
      <w:r>
        <w:t>de</w:t>
      </w:r>
      <w:r>
        <w:rPr>
          <w:spacing w:val="-5"/>
        </w:rPr>
        <w:t xml:space="preserve"> </w:t>
      </w:r>
      <w:r>
        <w:t>Williams-</w:t>
      </w:r>
      <w:proofErr w:type="spellStart"/>
      <w:r>
        <w:t>Beuren</w:t>
      </w:r>
      <w:proofErr w:type="spellEnd"/>
      <w:r>
        <w:t>,</w:t>
      </w:r>
      <w:r>
        <w:rPr>
          <w:spacing w:val="-5"/>
        </w:rPr>
        <w:t xml:space="preserve"> </w:t>
      </w:r>
      <w:r>
        <w:t>qui</w:t>
      </w:r>
      <w:r>
        <w:rPr>
          <w:spacing w:val="-5"/>
        </w:rPr>
        <w:t xml:space="preserve"> </w:t>
      </w:r>
      <w:r>
        <w:t>s’</w:t>
      </w:r>
      <w:proofErr w:type="spellStart"/>
      <w:r>
        <w:t>accom</w:t>
      </w:r>
      <w:proofErr w:type="spellEnd"/>
      <w:r>
        <w:t>-</w:t>
      </w:r>
      <w:r>
        <w:rPr>
          <w:spacing w:val="-53"/>
        </w:rPr>
        <w:t xml:space="preserve"> </w:t>
      </w:r>
      <w:r>
        <w:t>pagne d’une déficience en 24-hydroxylase, et donc ne permet pas la métabolisation de 25(OH)D3</w:t>
      </w:r>
      <w:r>
        <w:rPr>
          <w:spacing w:val="1"/>
        </w:rPr>
        <w:t xml:space="preserve"> </w:t>
      </w:r>
      <w:r>
        <w:rPr>
          <w:w w:val="95"/>
        </w:rPr>
        <w:t>and</w:t>
      </w:r>
      <w:r>
        <w:rPr>
          <w:spacing w:val="1"/>
          <w:w w:val="95"/>
        </w:rPr>
        <w:t xml:space="preserve"> </w:t>
      </w:r>
      <w:r>
        <w:rPr>
          <w:w w:val="95"/>
        </w:rPr>
        <w:t>1,25(OH)</w:t>
      </w:r>
      <w:r>
        <w:rPr>
          <w:w w:val="95"/>
          <w:vertAlign w:val="subscript"/>
        </w:rPr>
        <w:t>2</w:t>
      </w:r>
      <w:r>
        <w:rPr>
          <w:w w:val="95"/>
        </w:rPr>
        <w:t>D3</w:t>
      </w:r>
      <w:r>
        <w:rPr>
          <w:spacing w:val="1"/>
          <w:w w:val="95"/>
        </w:rPr>
        <w:t xml:space="preserve"> </w:t>
      </w:r>
      <w:r>
        <w:rPr>
          <w:w w:val="95"/>
        </w:rPr>
        <w:t>en</w:t>
      </w:r>
      <w:r>
        <w:rPr>
          <w:spacing w:val="1"/>
          <w:w w:val="95"/>
        </w:rPr>
        <w:t xml:space="preserve"> </w:t>
      </w:r>
      <w:r>
        <w:rPr>
          <w:w w:val="95"/>
        </w:rPr>
        <w:t>métabolites</w:t>
      </w:r>
      <w:r>
        <w:rPr>
          <w:spacing w:val="49"/>
        </w:rPr>
        <w:t xml:space="preserve"> </w:t>
      </w:r>
      <w:r>
        <w:rPr>
          <w:w w:val="95"/>
        </w:rPr>
        <w:t>inactifs</w:t>
      </w:r>
      <w:r>
        <w:rPr>
          <w:spacing w:val="50"/>
        </w:rPr>
        <w:t xml:space="preserve"> </w:t>
      </w:r>
      <w:r>
        <w:rPr>
          <w:w w:val="95"/>
        </w:rPr>
        <w:t>(Marcinowska-Suchowierska</w:t>
      </w:r>
      <w:r>
        <w:rPr>
          <w:spacing w:val="49"/>
        </w:rPr>
        <w:t xml:space="preserve"> </w:t>
      </w:r>
      <w:r>
        <w:rPr>
          <w:w w:val="95"/>
        </w:rPr>
        <w:t>et</w:t>
      </w:r>
      <w:r>
        <w:rPr>
          <w:spacing w:val="50"/>
        </w:rPr>
        <w:t xml:space="preserve"> </w:t>
      </w:r>
      <w:r>
        <w:rPr>
          <w:w w:val="95"/>
        </w:rPr>
        <w:t>al.</w:t>
      </w:r>
      <w:r>
        <w:rPr>
          <w:spacing w:val="49"/>
        </w:rPr>
        <w:t xml:space="preserve"> </w:t>
      </w:r>
      <w:hyperlink w:anchor="_bookmark88" w:history="1">
        <w:r>
          <w:rPr>
            <w:w w:val="95"/>
          </w:rPr>
          <w:t xml:space="preserve">2018 </w:t>
        </w:r>
      </w:hyperlink>
      <w:r>
        <w:rPr>
          <w:w w:val="95"/>
        </w:rPr>
        <w:t>;</w:t>
      </w:r>
      <w:r>
        <w:rPr>
          <w:spacing w:val="50"/>
        </w:rPr>
        <w:t xml:space="preserve"> </w:t>
      </w:r>
      <w:r>
        <w:rPr>
          <w:w w:val="95"/>
        </w:rPr>
        <w:t>Holick</w:t>
      </w:r>
      <w:r>
        <w:rPr>
          <w:spacing w:val="49"/>
        </w:rPr>
        <w:t xml:space="preserve"> </w:t>
      </w:r>
      <w:hyperlink w:anchor="_bookmark80" w:history="1">
        <w:r>
          <w:rPr>
            <w:w w:val="95"/>
          </w:rPr>
          <w:t>2015</w:t>
        </w:r>
      </w:hyperlink>
      <w:r>
        <w:rPr>
          <w:w w:val="95"/>
        </w:rPr>
        <w:t>).</w:t>
      </w:r>
      <w:r>
        <w:rPr>
          <w:spacing w:val="1"/>
          <w:w w:val="95"/>
        </w:rPr>
        <w:t xml:space="preserve"> </w:t>
      </w:r>
      <w:r>
        <w:t>Ce</w:t>
      </w:r>
      <w:r>
        <w:rPr>
          <w:spacing w:val="-6"/>
        </w:rPr>
        <w:t xml:space="preserve"> </w:t>
      </w:r>
      <w:r>
        <w:t>syndrome</w:t>
      </w:r>
      <w:r>
        <w:rPr>
          <w:spacing w:val="-6"/>
        </w:rPr>
        <w:t xml:space="preserve"> </w:t>
      </w:r>
      <w:r>
        <w:t>cause</w:t>
      </w:r>
      <w:r>
        <w:rPr>
          <w:spacing w:val="-6"/>
        </w:rPr>
        <w:t xml:space="preserve"> </w:t>
      </w:r>
      <w:r>
        <w:t>ainsi</w:t>
      </w:r>
      <w:r>
        <w:rPr>
          <w:spacing w:val="-6"/>
        </w:rPr>
        <w:t xml:space="preserve"> </w:t>
      </w:r>
      <w:r>
        <w:t>une</w:t>
      </w:r>
      <w:r>
        <w:rPr>
          <w:spacing w:val="-5"/>
        </w:rPr>
        <w:t xml:space="preserve"> </w:t>
      </w:r>
      <w:r>
        <w:t>hypercalcémie,</w:t>
      </w:r>
      <w:r>
        <w:rPr>
          <w:spacing w:val="-6"/>
        </w:rPr>
        <w:t xml:space="preserve"> </w:t>
      </w:r>
      <w:r>
        <w:t>néphrolithiase,</w:t>
      </w:r>
      <w:r>
        <w:rPr>
          <w:spacing w:val="-6"/>
        </w:rPr>
        <w:t xml:space="preserve"> </w:t>
      </w:r>
      <w:r>
        <w:t>et</w:t>
      </w:r>
      <w:r>
        <w:rPr>
          <w:spacing w:val="-6"/>
        </w:rPr>
        <w:t xml:space="preserve"> </w:t>
      </w:r>
      <w:r>
        <w:t>néphrocalcinose</w:t>
      </w:r>
      <w:r>
        <w:rPr>
          <w:spacing w:val="-6"/>
        </w:rPr>
        <w:t xml:space="preserve"> </w:t>
      </w:r>
      <w:r>
        <w:t>(</w:t>
      </w:r>
      <w:proofErr w:type="spellStart"/>
      <w:r>
        <w:t>Azer</w:t>
      </w:r>
      <w:proofErr w:type="spellEnd"/>
      <w:r>
        <w:rPr>
          <w:spacing w:val="-5"/>
        </w:rPr>
        <w:t xml:space="preserve"> </w:t>
      </w:r>
      <w:r>
        <w:t>et</w:t>
      </w:r>
      <w:r>
        <w:rPr>
          <w:spacing w:val="-6"/>
        </w:rPr>
        <w:t xml:space="preserve"> </w:t>
      </w:r>
      <w:r>
        <w:t>al.</w:t>
      </w:r>
      <w:r>
        <w:rPr>
          <w:spacing w:val="-6"/>
        </w:rPr>
        <w:t xml:space="preserve"> </w:t>
      </w:r>
      <w:hyperlink w:anchor="_bookmark57" w:history="1">
        <w:r>
          <w:t>2021</w:t>
        </w:r>
      </w:hyperlink>
      <w:r>
        <w:t>).</w:t>
      </w:r>
    </w:p>
    <w:p w14:paraId="7A6F3EA5" w14:textId="77777777" w:rsidR="002C0AF8" w:rsidRDefault="003E36B0">
      <w:pPr>
        <w:pStyle w:val="BodyText"/>
        <w:spacing w:line="386" w:lineRule="auto"/>
        <w:ind w:left="117" w:right="162" w:firstLine="218"/>
        <w:jc w:val="both"/>
      </w:pPr>
      <w:r>
        <w:t>La toxicité de la vitamine D endogène peut également survenir lors de troubles de formation de</w:t>
      </w:r>
      <w:r>
        <w:rPr>
          <w:spacing w:val="1"/>
        </w:rPr>
        <w:t xml:space="preserve"> </w:t>
      </w:r>
      <w:r>
        <w:rPr>
          <w:w w:val="95"/>
        </w:rPr>
        <w:t>granulomes et dans les lymphomes, ainsi dans l’hypercalcémie idiopathique infantile, qui serait selon</w:t>
      </w:r>
      <w:r>
        <w:rPr>
          <w:spacing w:val="1"/>
          <w:w w:val="95"/>
        </w:rPr>
        <w:t xml:space="preserve"> </w:t>
      </w:r>
      <w:r>
        <w:t>Holick</w:t>
      </w:r>
      <w:r>
        <w:rPr>
          <w:spacing w:val="-4"/>
        </w:rPr>
        <w:t xml:space="preserve"> </w:t>
      </w:r>
      <w:r>
        <w:t>(</w:t>
      </w:r>
      <w:hyperlink w:anchor="_bookmark80" w:history="1">
        <w:r>
          <w:t>2015</w:t>
        </w:r>
      </w:hyperlink>
      <w:r>
        <w:t>),</w:t>
      </w:r>
      <w:r>
        <w:rPr>
          <w:spacing w:val="-3"/>
        </w:rPr>
        <w:t xml:space="preserve"> </w:t>
      </w:r>
      <w:r>
        <w:t>un</w:t>
      </w:r>
      <w:r>
        <w:rPr>
          <w:spacing w:val="-3"/>
        </w:rPr>
        <w:t xml:space="preserve"> </w:t>
      </w:r>
      <w:r>
        <w:t>syndrome</w:t>
      </w:r>
      <w:r>
        <w:rPr>
          <w:spacing w:val="-3"/>
        </w:rPr>
        <w:t xml:space="preserve"> </w:t>
      </w:r>
      <w:r>
        <w:t>de</w:t>
      </w:r>
      <w:r>
        <w:rPr>
          <w:spacing w:val="-4"/>
        </w:rPr>
        <w:t xml:space="preserve"> </w:t>
      </w:r>
      <w:r>
        <w:t>Williams-</w:t>
      </w:r>
      <w:proofErr w:type="spellStart"/>
      <w:r>
        <w:t>Beuren</w:t>
      </w:r>
      <w:proofErr w:type="spellEnd"/>
      <w:r>
        <w:rPr>
          <w:spacing w:val="-3"/>
        </w:rPr>
        <w:t xml:space="preserve"> </w:t>
      </w:r>
      <w:r>
        <w:t>non</w:t>
      </w:r>
      <w:r>
        <w:rPr>
          <w:spacing w:val="-3"/>
        </w:rPr>
        <w:t xml:space="preserve"> </w:t>
      </w:r>
      <w:r>
        <w:t>reconnu</w:t>
      </w:r>
      <w:r>
        <w:rPr>
          <w:spacing w:val="-4"/>
        </w:rPr>
        <w:t xml:space="preserve"> </w:t>
      </w:r>
      <w:r>
        <w:t>dans</w:t>
      </w:r>
      <w:r>
        <w:rPr>
          <w:spacing w:val="-3"/>
        </w:rPr>
        <w:t xml:space="preserve"> </w:t>
      </w:r>
      <w:r>
        <w:t>les</w:t>
      </w:r>
      <w:r>
        <w:rPr>
          <w:spacing w:val="-3"/>
        </w:rPr>
        <w:t xml:space="preserve"> </w:t>
      </w:r>
      <w:r>
        <w:t>années</w:t>
      </w:r>
      <w:r>
        <w:rPr>
          <w:spacing w:val="-3"/>
        </w:rPr>
        <w:t xml:space="preserve"> </w:t>
      </w:r>
      <w:r>
        <w:t>1950s.</w:t>
      </w:r>
    </w:p>
    <w:p w14:paraId="6DF94E40" w14:textId="06AE5879" w:rsidR="002C0AF8" w:rsidRDefault="003E36B0" w:rsidP="00E818E0">
      <w:pPr>
        <w:pStyle w:val="BodyText"/>
        <w:spacing w:line="386" w:lineRule="auto"/>
        <w:ind w:left="117" w:right="163" w:firstLine="218"/>
        <w:jc w:val="both"/>
      </w:pPr>
      <w:r>
        <w:rPr>
          <w:w w:val="95"/>
        </w:rPr>
        <w:t>L’ANSM</w:t>
      </w:r>
      <w:r>
        <w:rPr>
          <w:spacing w:val="9"/>
          <w:w w:val="95"/>
        </w:rPr>
        <w:t xml:space="preserve"> </w:t>
      </w:r>
      <w:r>
        <w:rPr>
          <w:w w:val="95"/>
        </w:rPr>
        <w:t>a</w:t>
      </w:r>
      <w:r>
        <w:rPr>
          <w:spacing w:val="9"/>
          <w:w w:val="95"/>
        </w:rPr>
        <w:t xml:space="preserve"> </w:t>
      </w:r>
      <w:r>
        <w:rPr>
          <w:w w:val="95"/>
        </w:rPr>
        <w:t>publié</w:t>
      </w:r>
      <w:r>
        <w:rPr>
          <w:spacing w:val="9"/>
          <w:w w:val="95"/>
        </w:rPr>
        <w:t xml:space="preserve"> </w:t>
      </w:r>
      <w:r>
        <w:rPr>
          <w:w w:val="95"/>
        </w:rPr>
        <w:t>un</w:t>
      </w:r>
      <w:r>
        <w:rPr>
          <w:spacing w:val="9"/>
          <w:w w:val="95"/>
        </w:rPr>
        <w:t xml:space="preserve"> </w:t>
      </w:r>
      <w:r>
        <w:rPr>
          <w:w w:val="95"/>
        </w:rPr>
        <w:t>avis</w:t>
      </w:r>
      <w:r>
        <w:rPr>
          <w:spacing w:val="9"/>
          <w:w w:val="95"/>
        </w:rPr>
        <w:t xml:space="preserve"> </w:t>
      </w:r>
      <w:r>
        <w:rPr>
          <w:w w:val="95"/>
        </w:rPr>
        <w:t>sur</w:t>
      </w:r>
      <w:r>
        <w:rPr>
          <w:spacing w:val="10"/>
          <w:w w:val="95"/>
        </w:rPr>
        <w:t xml:space="preserve"> </w:t>
      </w:r>
      <w:r>
        <w:rPr>
          <w:w w:val="95"/>
        </w:rPr>
        <w:t>le</w:t>
      </w:r>
      <w:r>
        <w:rPr>
          <w:spacing w:val="9"/>
          <w:w w:val="95"/>
        </w:rPr>
        <w:t xml:space="preserve"> </w:t>
      </w:r>
      <w:r>
        <w:rPr>
          <w:w w:val="95"/>
        </w:rPr>
        <w:t>bon</w:t>
      </w:r>
      <w:r>
        <w:rPr>
          <w:spacing w:val="9"/>
          <w:w w:val="95"/>
        </w:rPr>
        <w:t xml:space="preserve"> </w:t>
      </w:r>
      <w:r>
        <w:rPr>
          <w:w w:val="95"/>
        </w:rPr>
        <w:t>usage</w:t>
      </w:r>
      <w:r>
        <w:rPr>
          <w:spacing w:val="9"/>
          <w:w w:val="95"/>
        </w:rPr>
        <w:t xml:space="preserve"> </w:t>
      </w:r>
      <w:r>
        <w:rPr>
          <w:w w:val="95"/>
        </w:rPr>
        <w:t>de</w:t>
      </w:r>
      <w:r>
        <w:rPr>
          <w:spacing w:val="9"/>
          <w:w w:val="95"/>
        </w:rPr>
        <w:t xml:space="preserve"> </w:t>
      </w:r>
      <w:r>
        <w:rPr>
          <w:w w:val="95"/>
        </w:rPr>
        <w:t>la</w:t>
      </w:r>
      <w:r>
        <w:rPr>
          <w:spacing w:val="10"/>
          <w:w w:val="95"/>
        </w:rPr>
        <w:t xml:space="preserve"> </w:t>
      </w:r>
      <w:r>
        <w:rPr>
          <w:w w:val="95"/>
        </w:rPr>
        <w:t>vitamine</w:t>
      </w:r>
      <w:r>
        <w:rPr>
          <w:spacing w:val="9"/>
          <w:w w:val="95"/>
        </w:rPr>
        <w:t xml:space="preserve"> </w:t>
      </w:r>
      <w:r>
        <w:rPr>
          <w:w w:val="95"/>
        </w:rPr>
        <w:t>D,</w:t>
      </w:r>
      <w:r>
        <w:rPr>
          <w:spacing w:val="9"/>
          <w:w w:val="95"/>
        </w:rPr>
        <w:t xml:space="preserve"> </w:t>
      </w:r>
      <w:r>
        <w:rPr>
          <w:w w:val="95"/>
        </w:rPr>
        <w:t>suite</w:t>
      </w:r>
      <w:r>
        <w:rPr>
          <w:spacing w:val="9"/>
          <w:w w:val="95"/>
        </w:rPr>
        <w:t xml:space="preserve"> </w:t>
      </w:r>
      <w:r>
        <w:rPr>
          <w:w w:val="95"/>
        </w:rPr>
        <w:t>à</w:t>
      </w:r>
      <w:r>
        <w:rPr>
          <w:spacing w:val="9"/>
          <w:w w:val="95"/>
        </w:rPr>
        <w:t xml:space="preserve"> </w:t>
      </w:r>
      <w:r>
        <w:rPr>
          <w:w w:val="95"/>
        </w:rPr>
        <w:t>des</w:t>
      </w:r>
      <w:r>
        <w:rPr>
          <w:spacing w:val="10"/>
          <w:w w:val="95"/>
        </w:rPr>
        <w:t xml:space="preserve"> </w:t>
      </w:r>
      <w:r>
        <w:rPr>
          <w:w w:val="95"/>
        </w:rPr>
        <w:t>cas</w:t>
      </w:r>
      <w:r>
        <w:rPr>
          <w:spacing w:val="9"/>
          <w:w w:val="95"/>
        </w:rPr>
        <w:t xml:space="preserve"> </w:t>
      </w:r>
      <w:r>
        <w:rPr>
          <w:w w:val="95"/>
        </w:rPr>
        <w:t>rapportés</w:t>
      </w:r>
      <w:r>
        <w:rPr>
          <w:spacing w:val="9"/>
          <w:w w:val="95"/>
        </w:rPr>
        <w:t xml:space="preserve"> </w:t>
      </w:r>
      <w:r>
        <w:rPr>
          <w:w w:val="95"/>
        </w:rPr>
        <w:t>de</w:t>
      </w:r>
      <w:r>
        <w:rPr>
          <w:spacing w:val="9"/>
          <w:w w:val="95"/>
        </w:rPr>
        <w:t xml:space="preserve"> </w:t>
      </w:r>
      <w:r>
        <w:rPr>
          <w:w w:val="95"/>
        </w:rPr>
        <w:t>surdosage</w:t>
      </w:r>
      <w:r>
        <w:rPr>
          <w:spacing w:val="-50"/>
          <w:w w:val="95"/>
        </w:rPr>
        <w:t xml:space="preserve"> </w:t>
      </w:r>
      <w:r>
        <w:lastRenderedPageBreak/>
        <w:t>de vitamine D entraînant une hypercalcémie, parfois accompagnée de lithiase et néphrocalcinose</w:t>
      </w:r>
      <w:r>
        <w:rPr>
          <w:spacing w:val="1"/>
        </w:rPr>
        <w:t xml:space="preserve"> </w:t>
      </w:r>
      <w:r>
        <w:t>chez les enfants et nourrissons, après avoir pris une dose plus de deux fois supérieure à la dose</w:t>
      </w:r>
      <w:r>
        <w:rPr>
          <w:spacing w:val="1"/>
        </w:rPr>
        <w:t xml:space="preserve"> </w:t>
      </w:r>
      <w:r>
        <w:t>recommandée</w:t>
      </w:r>
      <w:r>
        <w:rPr>
          <w:spacing w:val="-11"/>
        </w:rPr>
        <w:t xml:space="preserve"> </w:t>
      </w:r>
      <w:r>
        <w:t>(400</w:t>
      </w:r>
      <w:r>
        <w:rPr>
          <w:spacing w:val="-11"/>
        </w:rPr>
        <w:t xml:space="preserve"> </w:t>
      </w:r>
      <w:r>
        <w:t>UI</w:t>
      </w:r>
      <w:r>
        <w:rPr>
          <w:spacing w:val="-10"/>
        </w:rPr>
        <w:t xml:space="preserve"> </w:t>
      </w:r>
      <w:r>
        <w:t>par</w:t>
      </w:r>
      <w:r>
        <w:rPr>
          <w:spacing w:val="-10"/>
        </w:rPr>
        <w:t xml:space="preserve"> </w:t>
      </w:r>
      <w:r>
        <w:t>jour</w:t>
      </w:r>
      <w:r>
        <w:rPr>
          <w:spacing w:val="-11"/>
        </w:rPr>
        <w:t xml:space="preserve"> </w:t>
      </w:r>
      <w:r>
        <w:t>de</w:t>
      </w:r>
      <w:r>
        <w:rPr>
          <w:spacing w:val="-10"/>
        </w:rPr>
        <w:t xml:space="preserve"> </w:t>
      </w:r>
      <w:r>
        <w:t>0</w:t>
      </w:r>
      <w:r>
        <w:rPr>
          <w:spacing w:val="-10"/>
        </w:rPr>
        <w:t xml:space="preserve"> </w:t>
      </w:r>
      <w:r>
        <w:t>à</w:t>
      </w:r>
      <w:r>
        <w:rPr>
          <w:spacing w:val="-11"/>
        </w:rPr>
        <w:t xml:space="preserve"> </w:t>
      </w:r>
      <w:r>
        <w:t>18</w:t>
      </w:r>
      <w:r>
        <w:rPr>
          <w:spacing w:val="-10"/>
        </w:rPr>
        <w:t xml:space="preserve"> </w:t>
      </w:r>
      <w:r>
        <w:t>ans</w:t>
      </w:r>
      <w:r>
        <w:rPr>
          <w:spacing w:val="-11"/>
        </w:rPr>
        <w:t xml:space="preserve"> </w:t>
      </w:r>
      <w:r>
        <w:t>chez</w:t>
      </w:r>
      <w:r>
        <w:rPr>
          <w:spacing w:val="-10"/>
        </w:rPr>
        <w:t xml:space="preserve"> </w:t>
      </w:r>
      <w:r>
        <w:t>l’enfant</w:t>
      </w:r>
      <w:r>
        <w:rPr>
          <w:spacing w:val="-10"/>
        </w:rPr>
        <w:t xml:space="preserve"> </w:t>
      </w:r>
      <w:r>
        <w:t>en</w:t>
      </w:r>
      <w:r>
        <w:rPr>
          <w:spacing w:val="-11"/>
        </w:rPr>
        <w:t xml:space="preserve"> </w:t>
      </w:r>
      <w:r>
        <w:t>bonne</w:t>
      </w:r>
      <w:r>
        <w:rPr>
          <w:spacing w:val="-10"/>
        </w:rPr>
        <w:t xml:space="preserve"> </w:t>
      </w:r>
      <w:r>
        <w:t>santé</w:t>
      </w:r>
      <w:r>
        <w:rPr>
          <w:spacing w:val="-10"/>
        </w:rPr>
        <w:t xml:space="preserve"> </w:t>
      </w:r>
      <w:r>
        <w:t>sans</w:t>
      </w:r>
      <w:r>
        <w:rPr>
          <w:spacing w:val="-11"/>
        </w:rPr>
        <w:t xml:space="preserve"> </w:t>
      </w:r>
      <w:r>
        <w:t>facteur</w:t>
      </w:r>
      <w:r>
        <w:rPr>
          <w:spacing w:val="-10"/>
        </w:rPr>
        <w:t xml:space="preserve"> </w:t>
      </w:r>
      <w:r>
        <w:t>de</w:t>
      </w:r>
      <w:r>
        <w:rPr>
          <w:spacing w:val="-10"/>
        </w:rPr>
        <w:t xml:space="preserve"> </w:t>
      </w:r>
      <w:r>
        <w:t>risque,</w:t>
      </w:r>
      <w:r>
        <w:rPr>
          <w:spacing w:val="-11"/>
        </w:rPr>
        <w:t xml:space="preserve"> </w:t>
      </w:r>
      <w:r>
        <w:t>800</w:t>
      </w:r>
      <w:r>
        <w:rPr>
          <w:spacing w:val="-53"/>
        </w:rPr>
        <w:t xml:space="preserve"> </w:t>
      </w:r>
      <w:r>
        <w:rPr>
          <w:w w:val="95"/>
        </w:rPr>
        <w:t>UI</w:t>
      </w:r>
      <w:r>
        <w:rPr>
          <w:spacing w:val="10"/>
          <w:w w:val="95"/>
        </w:rPr>
        <w:t xml:space="preserve"> </w:t>
      </w:r>
      <w:r>
        <w:rPr>
          <w:w w:val="95"/>
        </w:rPr>
        <w:t>par</w:t>
      </w:r>
      <w:r>
        <w:rPr>
          <w:spacing w:val="10"/>
          <w:w w:val="95"/>
        </w:rPr>
        <w:t xml:space="preserve"> </w:t>
      </w:r>
      <w:r>
        <w:rPr>
          <w:w w:val="95"/>
        </w:rPr>
        <w:t>jour</w:t>
      </w:r>
      <w:r>
        <w:rPr>
          <w:spacing w:val="10"/>
          <w:w w:val="95"/>
        </w:rPr>
        <w:t xml:space="preserve"> </w:t>
      </w:r>
      <w:r>
        <w:rPr>
          <w:w w:val="95"/>
        </w:rPr>
        <w:t>de</w:t>
      </w:r>
      <w:r>
        <w:rPr>
          <w:spacing w:val="10"/>
          <w:w w:val="95"/>
        </w:rPr>
        <w:t xml:space="preserve"> </w:t>
      </w:r>
      <w:r>
        <w:rPr>
          <w:w w:val="95"/>
        </w:rPr>
        <w:t>0</w:t>
      </w:r>
      <w:r>
        <w:rPr>
          <w:spacing w:val="10"/>
          <w:w w:val="95"/>
        </w:rPr>
        <w:t xml:space="preserve"> </w:t>
      </w:r>
      <w:r>
        <w:rPr>
          <w:w w:val="95"/>
        </w:rPr>
        <w:t>à</w:t>
      </w:r>
      <w:r>
        <w:rPr>
          <w:spacing w:val="10"/>
          <w:w w:val="95"/>
        </w:rPr>
        <w:t xml:space="preserve"> </w:t>
      </w:r>
      <w:r>
        <w:rPr>
          <w:w w:val="95"/>
        </w:rPr>
        <w:t>18</w:t>
      </w:r>
      <w:r>
        <w:rPr>
          <w:spacing w:val="10"/>
          <w:w w:val="95"/>
        </w:rPr>
        <w:t xml:space="preserve"> </w:t>
      </w:r>
      <w:r>
        <w:rPr>
          <w:w w:val="95"/>
        </w:rPr>
        <w:t>ans</w:t>
      </w:r>
      <w:r>
        <w:rPr>
          <w:spacing w:val="10"/>
          <w:w w:val="95"/>
        </w:rPr>
        <w:t xml:space="preserve"> </w:t>
      </w:r>
      <w:r>
        <w:rPr>
          <w:w w:val="95"/>
        </w:rPr>
        <w:t>chez</w:t>
      </w:r>
      <w:r>
        <w:rPr>
          <w:spacing w:val="10"/>
          <w:w w:val="95"/>
        </w:rPr>
        <w:t xml:space="preserve"> </w:t>
      </w:r>
      <w:r>
        <w:rPr>
          <w:w w:val="95"/>
        </w:rPr>
        <w:t>l’enfant</w:t>
      </w:r>
      <w:r>
        <w:rPr>
          <w:spacing w:val="10"/>
          <w:w w:val="95"/>
        </w:rPr>
        <w:t xml:space="preserve"> </w:t>
      </w:r>
      <w:r>
        <w:rPr>
          <w:w w:val="95"/>
        </w:rPr>
        <w:t>présentant</w:t>
      </w:r>
      <w:r>
        <w:rPr>
          <w:spacing w:val="11"/>
          <w:w w:val="95"/>
        </w:rPr>
        <w:t xml:space="preserve"> </w:t>
      </w:r>
      <w:r>
        <w:rPr>
          <w:w w:val="95"/>
        </w:rPr>
        <w:t>un</w:t>
      </w:r>
      <w:r>
        <w:rPr>
          <w:spacing w:val="10"/>
          <w:w w:val="95"/>
        </w:rPr>
        <w:t xml:space="preserve"> </w:t>
      </w:r>
      <w:r>
        <w:rPr>
          <w:w w:val="95"/>
        </w:rPr>
        <w:t>facteur</w:t>
      </w:r>
      <w:r>
        <w:rPr>
          <w:spacing w:val="10"/>
          <w:w w:val="95"/>
        </w:rPr>
        <w:t xml:space="preserve"> </w:t>
      </w:r>
      <w:r>
        <w:rPr>
          <w:w w:val="95"/>
        </w:rPr>
        <w:t>de</w:t>
      </w:r>
      <w:r>
        <w:rPr>
          <w:spacing w:val="10"/>
          <w:w w:val="95"/>
        </w:rPr>
        <w:t xml:space="preserve"> </w:t>
      </w:r>
      <w:r>
        <w:rPr>
          <w:w w:val="95"/>
        </w:rPr>
        <w:t>risque)</w:t>
      </w:r>
      <w:r>
        <w:rPr>
          <w:spacing w:val="10"/>
          <w:w w:val="95"/>
        </w:rPr>
        <w:t xml:space="preserve"> </w:t>
      </w:r>
      <w:r>
        <w:rPr>
          <w:w w:val="95"/>
        </w:rPr>
        <w:t>pendant</w:t>
      </w:r>
      <w:r>
        <w:rPr>
          <w:spacing w:val="10"/>
          <w:w w:val="95"/>
        </w:rPr>
        <w:t xml:space="preserve"> </w:t>
      </w:r>
      <w:r>
        <w:rPr>
          <w:w w:val="95"/>
        </w:rPr>
        <w:t>plusieurs</w:t>
      </w:r>
      <w:r>
        <w:rPr>
          <w:spacing w:val="10"/>
          <w:w w:val="95"/>
        </w:rPr>
        <w:t xml:space="preserve"> </w:t>
      </w:r>
      <w:r>
        <w:rPr>
          <w:w w:val="95"/>
        </w:rPr>
        <w:t>semaines,</w:t>
      </w:r>
      <w:r>
        <w:rPr>
          <w:spacing w:val="10"/>
          <w:w w:val="95"/>
        </w:rPr>
        <w:t xml:space="preserve"> </w:t>
      </w:r>
      <w:r>
        <w:rPr>
          <w:w w:val="95"/>
        </w:rPr>
        <w:t>et</w:t>
      </w:r>
      <w:r w:rsidR="00E818E0">
        <w:rPr>
          <w:w w:val="95"/>
        </w:rPr>
        <w:t xml:space="preserve"> </w:t>
      </w:r>
      <w:r>
        <w:t>deux</w:t>
      </w:r>
      <w:r>
        <w:rPr>
          <w:spacing w:val="-13"/>
        </w:rPr>
        <w:t xml:space="preserve"> </w:t>
      </w:r>
      <w:r>
        <w:t>cas</w:t>
      </w:r>
      <w:r>
        <w:rPr>
          <w:spacing w:val="-13"/>
        </w:rPr>
        <w:t xml:space="preserve"> </w:t>
      </w:r>
      <w:r>
        <w:t>d’intoxication</w:t>
      </w:r>
      <w:r>
        <w:rPr>
          <w:spacing w:val="-13"/>
        </w:rPr>
        <w:t xml:space="preserve"> </w:t>
      </w:r>
      <w:r>
        <w:t>sévère</w:t>
      </w:r>
      <w:r>
        <w:rPr>
          <w:spacing w:val="-13"/>
        </w:rPr>
        <w:t xml:space="preserve"> </w:t>
      </w:r>
      <w:r>
        <w:t>à</w:t>
      </w:r>
      <w:r>
        <w:rPr>
          <w:spacing w:val="-13"/>
        </w:rPr>
        <w:t xml:space="preserve"> </w:t>
      </w:r>
      <w:r>
        <w:t>la</w:t>
      </w:r>
      <w:r>
        <w:rPr>
          <w:spacing w:val="-12"/>
        </w:rPr>
        <w:t xml:space="preserve"> </w:t>
      </w:r>
      <w:r>
        <w:t>vitamine</w:t>
      </w:r>
      <w:r>
        <w:rPr>
          <w:spacing w:val="-13"/>
        </w:rPr>
        <w:t xml:space="preserve"> </w:t>
      </w:r>
      <w:r>
        <w:t>D</w:t>
      </w:r>
      <w:r>
        <w:rPr>
          <w:spacing w:val="-13"/>
        </w:rPr>
        <w:t xml:space="preserve"> </w:t>
      </w:r>
      <w:r>
        <w:t>après</w:t>
      </w:r>
      <w:r>
        <w:rPr>
          <w:spacing w:val="-13"/>
        </w:rPr>
        <w:t xml:space="preserve"> </w:t>
      </w:r>
      <w:r>
        <w:t>avoir</w:t>
      </w:r>
      <w:r>
        <w:rPr>
          <w:spacing w:val="-13"/>
        </w:rPr>
        <w:t xml:space="preserve"> </w:t>
      </w:r>
      <w:r>
        <w:t>pris</w:t>
      </w:r>
      <w:r>
        <w:rPr>
          <w:spacing w:val="-13"/>
        </w:rPr>
        <w:t xml:space="preserve"> </w:t>
      </w:r>
      <w:r>
        <w:t>un</w:t>
      </w:r>
      <w:r>
        <w:rPr>
          <w:spacing w:val="-13"/>
        </w:rPr>
        <w:t xml:space="preserve"> </w:t>
      </w:r>
      <w:r>
        <w:t>complément</w:t>
      </w:r>
      <w:r>
        <w:rPr>
          <w:spacing w:val="-12"/>
        </w:rPr>
        <w:t xml:space="preserve"> </w:t>
      </w:r>
      <w:r>
        <w:t>alimentaire</w:t>
      </w:r>
      <w:r>
        <w:rPr>
          <w:spacing w:val="-13"/>
        </w:rPr>
        <w:t xml:space="preserve"> </w:t>
      </w:r>
      <w:r>
        <w:t>acheté</w:t>
      </w:r>
      <w:r>
        <w:rPr>
          <w:spacing w:val="-13"/>
        </w:rPr>
        <w:t xml:space="preserve"> </w:t>
      </w:r>
      <w:r>
        <w:t>sur</w:t>
      </w:r>
      <w:r>
        <w:rPr>
          <w:spacing w:val="-53"/>
        </w:rPr>
        <w:t xml:space="preserve"> </w:t>
      </w:r>
      <w:r>
        <w:rPr>
          <w:w w:val="95"/>
        </w:rPr>
        <w:t>internet contenant une dose de 10 000 UI par goutte. Il est notable de constater que ces cas surviennent</w:t>
      </w:r>
      <w:r>
        <w:rPr>
          <w:spacing w:val="1"/>
          <w:w w:val="95"/>
        </w:rPr>
        <w:t xml:space="preserve"> </w:t>
      </w:r>
      <w:proofErr w:type="gramStart"/>
      <w:r>
        <w:t>suite</w:t>
      </w:r>
      <w:r>
        <w:rPr>
          <w:spacing w:val="-8"/>
        </w:rPr>
        <w:t xml:space="preserve"> </w:t>
      </w:r>
      <w:r>
        <w:t>à</w:t>
      </w:r>
      <w:r>
        <w:rPr>
          <w:spacing w:val="-6"/>
        </w:rPr>
        <w:t xml:space="preserve"> </w:t>
      </w:r>
      <w:r>
        <w:t>une</w:t>
      </w:r>
      <w:proofErr w:type="gramEnd"/>
      <w:r>
        <w:rPr>
          <w:spacing w:val="-7"/>
        </w:rPr>
        <w:t xml:space="preserve"> </w:t>
      </w:r>
      <w:r>
        <w:t>très</w:t>
      </w:r>
      <w:r>
        <w:rPr>
          <w:spacing w:val="-7"/>
        </w:rPr>
        <w:t xml:space="preserve"> </w:t>
      </w:r>
      <w:r>
        <w:t>grande</w:t>
      </w:r>
      <w:r>
        <w:rPr>
          <w:spacing w:val="-6"/>
        </w:rPr>
        <w:t xml:space="preserve"> </w:t>
      </w:r>
      <w:r>
        <w:t>dose</w:t>
      </w:r>
      <w:r>
        <w:rPr>
          <w:spacing w:val="-8"/>
        </w:rPr>
        <w:t xml:space="preserve"> </w:t>
      </w:r>
      <w:r>
        <w:t>de</w:t>
      </w:r>
      <w:r>
        <w:rPr>
          <w:spacing w:val="-6"/>
        </w:rPr>
        <w:t xml:space="preserve"> </w:t>
      </w:r>
      <w:r>
        <w:t>vitamine</w:t>
      </w:r>
      <w:r>
        <w:rPr>
          <w:spacing w:val="-7"/>
        </w:rPr>
        <w:t xml:space="preserve"> </w:t>
      </w:r>
      <w:r>
        <w:t>D</w:t>
      </w:r>
      <w:r>
        <w:rPr>
          <w:spacing w:val="-6"/>
        </w:rPr>
        <w:t xml:space="preserve"> </w:t>
      </w:r>
      <w:r>
        <w:t>par</w:t>
      </w:r>
      <w:r>
        <w:rPr>
          <w:spacing w:val="-7"/>
        </w:rPr>
        <w:t xml:space="preserve"> </w:t>
      </w:r>
      <w:r>
        <w:t>kg</w:t>
      </w:r>
      <w:r>
        <w:rPr>
          <w:spacing w:val="-7"/>
        </w:rPr>
        <w:t xml:space="preserve"> </w:t>
      </w:r>
      <w:r>
        <w:t>chez</w:t>
      </w:r>
      <w:r>
        <w:rPr>
          <w:spacing w:val="-7"/>
        </w:rPr>
        <w:t xml:space="preserve"> </w:t>
      </w:r>
      <w:r>
        <w:t>les</w:t>
      </w:r>
      <w:r>
        <w:rPr>
          <w:spacing w:val="-6"/>
        </w:rPr>
        <w:t xml:space="preserve"> </w:t>
      </w:r>
      <w:r>
        <w:t>nourrissons</w:t>
      </w:r>
      <w:r>
        <w:rPr>
          <w:spacing w:val="-7"/>
        </w:rPr>
        <w:t xml:space="preserve"> </w:t>
      </w:r>
      <w:r>
        <w:t>et</w:t>
      </w:r>
      <w:r>
        <w:rPr>
          <w:spacing w:val="-6"/>
        </w:rPr>
        <w:t xml:space="preserve"> </w:t>
      </w:r>
      <w:r>
        <w:t>enfant,</w:t>
      </w:r>
      <w:r>
        <w:rPr>
          <w:spacing w:val="-8"/>
        </w:rPr>
        <w:t xml:space="preserve"> </w:t>
      </w:r>
      <w:r>
        <w:t>dont</w:t>
      </w:r>
      <w:r>
        <w:rPr>
          <w:spacing w:val="-6"/>
        </w:rPr>
        <w:t xml:space="preserve"> </w:t>
      </w:r>
      <w:r>
        <w:t>la</w:t>
      </w:r>
      <w:r>
        <w:rPr>
          <w:spacing w:val="-7"/>
        </w:rPr>
        <w:t xml:space="preserve"> </w:t>
      </w:r>
      <w:r>
        <w:t>dose</w:t>
      </w:r>
      <w:r>
        <w:rPr>
          <w:spacing w:val="-6"/>
        </w:rPr>
        <w:t xml:space="preserve"> </w:t>
      </w:r>
      <w:r>
        <w:t>devrait</w:t>
      </w:r>
      <w:r>
        <w:rPr>
          <w:spacing w:val="-53"/>
        </w:rPr>
        <w:t xml:space="preserve"> </w:t>
      </w:r>
      <w:r>
        <w:t>différer</w:t>
      </w:r>
      <w:r>
        <w:rPr>
          <w:spacing w:val="-2"/>
        </w:rPr>
        <w:t xml:space="preserve"> </w:t>
      </w:r>
      <w:r>
        <w:t>chez</w:t>
      </w:r>
      <w:r>
        <w:rPr>
          <w:spacing w:val="-1"/>
        </w:rPr>
        <w:t xml:space="preserve"> </w:t>
      </w:r>
      <w:r>
        <w:t>l’adulte</w:t>
      </w:r>
      <w:r>
        <w:rPr>
          <w:spacing w:val="-1"/>
        </w:rPr>
        <w:t xml:space="preserve"> </w:t>
      </w:r>
      <w:r>
        <w:t>(ANSM</w:t>
      </w:r>
      <w:r>
        <w:rPr>
          <w:spacing w:val="-2"/>
        </w:rPr>
        <w:t xml:space="preserve"> </w:t>
      </w:r>
      <w:hyperlink w:anchor="_bookmark55" w:history="1">
        <w:r>
          <w:t>2021</w:t>
        </w:r>
      </w:hyperlink>
      <w:r>
        <w:t>).</w:t>
      </w:r>
    </w:p>
    <w:p w14:paraId="103BCC6A" w14:textId="77777777" w:rsidR="002C0AF8" w:rsidRDefault="002C0AF8">
      <w:pPr>
        <w:pStyle w:val="BodyText"/>
        <w:spacing w:before="7"/>
        <w:rPr>
          <w:sz w:val="26"/>
        </w:rPr>
      </w:pPr>
    </w:p>
    <w:p w14:paraId="611DA5FE" w14:textId="77777777" w:rsidR="002C0AF8" w:rsidRDefault="003E36B0">
      <w:pPr>
        <w:pStyle w:val="ListParagraph"/>
        <w:numPr>
          <w:ilvl w:val="2"/>
          <w:numId w:val="1"/>
        </w:numPr>
        <w:tabs>
          <w:tab w:val="left" w:pos="778"/>
        </w:tabs>
        <w:spacing w:before="1"/>
        <w:rPr>
          <w:rFonts w:ascii="Arial" w:hAnsi="Arial"/>
          <w:b/>
          <w:sz w:val="24"/>
        </w:rPr>
      </w:pPr>
      <w:bookmarkStart w:id="82" w:name="Réévaluation_du_seuil_de_toxicité"/>
      <w:bookmarkStart w:id="83" w:name="_bookmark34"/>
      <w:bookmarkEnd w:id="82"/>
      <w:bookmarkEnd w:id="83"/>
      <w:r>
        <w:rPr>
          <w:rFonts w:ascii="Arial" w:hAnsi="Arial"/>
          <w:b/>
          <w:w w:val="95"/>
          <w:sz w:val="24"/>
        </w:rPr>
        <w:t>Réévaluation</w:t>
      </w:r>
      <w:r>
        <w:rPr>
          <w:rFonts w:ascii="Arial" w:hAnsi="Arial"/>
          <w:b/>
          <w:spacing w:val="4"/>
          <w:w w:val="95"/>
          <w:sz w:val="24"/>
        </w:rPr>
        <w:t xml:space="preserve"> </w:t>
      </w:r>
      <w:r>
        <w:rPr>
          <w:rFonts w:ascii="Arial" w:hAnsi="Arial"/>
          <w:b/>
          <w:w w:val="95"/>
          <w:sz w:val="24"/>
        </w:rPr>
        <w:t>du</w:t>
      </w:r>
      <w:r>
        <w:rPr>
          <w:rFonts w:ascii="Arial" w:hAnsi="Arial"/>
          <w:b/>
          <w:spacing w:val="5"/>
          <w:w w:val="95"/>
          <w:sz w:val="24"/>
        </w:rPr>
        <w:t xml:space="preserve"> </w:t>
      </w:r>
      <w:r>
        <w:rPr>
          <w:rFonts w:ascii="Arial" w:hAnsi="Arial"/>
          <w:b/>
          <w:w w:val="95"/>
          <w:sz w:val="24"/>
        </w:rPr>
        <w:t>seuil</w:t>
      </w:r>
      <w:r>
        <w:rPr>
          <w:rFonts w:ascii="Arial" w:hAnsi="Arial"/>
          <w:b/>
          <w:spacing w:val="5"/>
          <w:w w:val="95"/>
          <w:sz w:val="24"/>
        </w:rPr>
        <w:t xml:space="preserve"> </w:t>
      </w:r>
      <w:r>
        <w:rPr>
          <w:rFonts w:ascii="Arial" w:hAnsi="Arial"/>
          <w:b/>
          <w:w w:val="95"/>
          <w:sz w:val="24"/>
        </w:rPr>
        <w:t>de</w:t>
      </w:r>
      <w:r>
        <w:rPr>
          <w:rFonts w:ascii="Arial" w:hAnsi="Arial"/>
          <w:b/>
          <w:spacing w:val="5"/>
          <w:w w:val="95"/>
          <w:sz w:val="24"/>
        </w:rPr>
        <w:t xml:space="preserve"> </w:t>
      </w:r>
      <w:r>
        <w:rPr>
          <w:rFonts w:ascii="Arial" w:hAnsi="Arial"/>
          <w:b/>
          <w:w w:val="95"/>
          <w:sz w:val="24"/>
        </w:rPr>
        <w:t>toxicité</w:t>
      </w:r>
    </w:p>
    <w:p w14:paraId="4975F6E9" w14:textId="77777777" w:rsidR="002C0AF8" w:rsidRDefault="003E36B0">
      <w:pPr>
        <w:pStyle w:val="BodyText"/>
        <w:spacing w:before="296" w:line="386" w:lineRule="auto"/>
        <w:ind w:left="117" w:right="162" w:firstLine="218"/>
        <w:jc w:val="both"/>
      </w:pPr>
      <w:r>
        <w:t>Le protocole Coimbra au Brésil utilise des doses de vitamine D nettement supérieurs aux doses</w:t>
      </w:r>
      <w:r>
        <w:rPr>
          <w:spacing w:val="1"/>
        </w:rPr>
        <w:t xml:space="preserve"> </w:t>
      </w:r>
      <w:r>
        <w:t xml:space="preserve">attendues les recommandations, pour traiter des patients ayant des pathologies </w:t>
      </w:r>
      <w:proofErr w:type="spellStart"/>
      <w:r>
        <w:t>autoimmunes</w:t>
      </w:r>
      <w:proofErr w:type="spellEnd"/>
      <w:r>
        <w:t xml:space="preserve"> de la</w:t>
      </w:r>
      <w:r>
        <w:rPr>
          <w:spacing w:val="1"/>
        </w:rPr>
        <w:t xml:space="preserve"> </w:t>
      </w:r>
      <w:r>
        <w:t>peau,</w:t>
      </w:r>
      <w:r>
        <w:rPr>
          <w:spacing w:val="14"/>
        </w:rPr>
        <w:t xml:space="preserve"> </w:t>
      </w:r>
      <w:r>
        <w:t>telles</w:t>
      </w:r>
      <w:r>
        <w:rPr>
          <w:spacing w:val="14"/>
        </w:rPr>
        <w:t xml:space="preserve"> </w:t>
      </w:r>
      <w:r>
        <w:t>que</w:t>
      </w:r>
      <w:r>
        <w:rPr>
          <w:spacing w:val="15"/>
        </w:rPr>
        <w:t xml:space="preserve"> </w:t>
      </w:r>
      <w:r>
        <w:t>le</w:t>
      </w:r>
      <w:r>
        <w:rPr>
          <w:spacing w:val="14"/>
        </w:rPr>
        <w:t xml:space="preserve"> </w:t>
      </w:r>
      <w:r>
        <w:t>psoriasis</w:t>
      </w:r>
      <w:r>
        <w:rPr>
          <w:spacing w:val="15"/>
        </w:rPr>
        <w:t xml:space="preserve"> </w:t>
      </w:r>
      <w:r>
        <w:t>ou</w:t>
      </w:r>
      <w:r>
        <w:rPr>
          <w:spacing w:val="14"/>
        </w:rPr>
        <w:t xml:space="preserve"> </w:t>
      </w:r>
      <w:r>
        <w:t>vitiligo.</w:t>
      </w:r>
      <w:r>
        <w:rPr>
          <w:spacing w:val="15"/>
        </w:rPr>
        <w:t xml:space="preserve"> </w:t>
      </w:r>
      <w:r>
        <w:t>Amon</w:t>
      </w:r>
      <w:r>
        <w:rPr>
          <w:spacing w:val="14"/>
        </w:rPr>
        <w:t xml:space="preserve"> </w:t>
      </w:r>
      <w:r>
        <w:t>et</w:t>
      </w:r>
      <w:r>
        <w:rPr>
          <w:spacing w:val="14"/>
        </w:rPr>
        <w:t xml:space="preserve"> </w:t>
      </w:r>
      <w:r>
        <w:t>al.</w:t>
      </w:r>
      <w:r>
        <w:rPr>
          <w:spacing w:val="16"/>
        </w:rPr>
        <w:t xml:space="preserve"> </w:t>
      </w:r>
      <w:r>
        <w:t>(</w:t>
      </w:r>
      <w:hyperlink w:anchor="_bookmark53" w:history="1">
        <w:r>
          <w:t>2022</w:t>
        </w:r>
      </w:hyperlink>
      <w:r>
        <w:t>)</w:t>
      </w:r>
      <w:r>
        <w:rPr>
          <w:spacing w:val="14"/>
        </w:rPr>
        <w:t xml:space="preserve"> </w:t>
      </w:r>
      <w:r>
        <w:t>ont</w:t>
      </w:r>
      <w:r>
        <w:rPr>
          <w:spacing w:val="15"/>
        </w:rPr>
        <w:t xml:space="preserve"> </w:t>
      </w:r>
      <w:r>
        <w:t>effectué</w:t>
      </w:r>
      <w:r>
        <w:rPr>
          <w:spacing w:val="14"/>
        </w:rPr>
        <w:t xml:space="preserve"> </w:t>
      </w:r>
      <w:r>
        <w:t>une</w:t>
      </w:r>
      <w:r>
        <w:rPr>
          <w:spacing w:val="15"/>
        </w:rPr>
        <w:t xml:space="preserve"> </w:t>
      </w:r>
      <w:r>
        <w:t>étude</w:t>
      </w:r>
      <w:r>
        <w:rPr>
          <w:spacing w:val="15"/>
        </w:rPr>
        <w:t xml:space="preserve"> </w:t>
      </w:r>
      <w:r>
        <w:t>sur</w:t>
      </w:r>
      <w:r>
        <w:rPr>
          <w:spacing w:val="14"/>
        </w:rPr>
        <w:t xml:space="preserve"> </w:t>
      </w:r>
      <w:r>
        <w:t>la</w:t>
      </w:r>
      <w:r>
        <w:rPr>
          <w:spacing w:val="15"/>
        </w:rPr>
        <w:t xml:space="preserve"> </w:t>
      </w:r>
      <w:r>
        <w:t>sécurité</w:t>
      </w:r>
      <w:r>
        <w:rPr>
          <w:spacing w:val="-53"/>
        </w:rPr>
        <w:t xml:space="preserve"> </w:t>
      </w:r>
      <w:r>
        <w:t>du protocole pour répondre aux préoccupations autour du risque d’hypercalcémie et de problèmes</w:t>
      </w:r>
      <w:r>
        <w:rPr>
          <w:spacing w:val="1"/>
        </w:rPr>
        <w:t xml:space="preserve"> </w:t>
      </w:r>
      <w:r>
        <w:rPr>
          <w:w w:val="95"/>
        </w:rPr>
        <w:t>rénaux. Les patients prennent en moyenne 35,291 ± 21,791 UI par jour, et peuvent même aller jusqu’à</w:t>
      </w:r>
      <w:r>
        <w:rPr>
          <w:spacing w:val="1"/>
          <w:w w:val="95"/>
        </w:rPr>
        <w:t xml:space="preserve"> </w:t>
      </w:r>
      <w:r>
        <w:t>300</w:t>
      </w:r>
      <w:r>
        <w:rPr>
          <w:spacing w:val="-8"/>
        </w:rPr>
        <w:t xml:space="preserve"> </w:t>
      </w:r>
      <w:r>
        <w:t>000</w:t>
      </w:r>
      <w:r>
        <w:rPr>
          <w:spacing w:val="-8"/>
        </w:rPr>
        <w:t xml:space="preserve"> </w:t>
      </w:r>
      <w:r>
        <w:t>UI</w:t>
      </w:r>
      <w:r>
        <w:rPr>
          <w:spacing w:val="-8"/>
        </w:rPr>
        <w:t xml:space="preserve"> </w:t>
      </w:r>
      <w:r>
        <w:t>par</w:t>
      </w:r>
      <w:r>
        <w:rPr>
          <w:spacing w:val="-8"/>
        </w:rPr>
        <w:t xml:space="preserve"> </w:t>
      </w:r>
      <w:r>
        <w:t>jour</w:t>
      </w:r>
      <w:r>
        <w:rPr>
          <w:spacing w:val="-8"/>
        </w:rPr>
        <w:t xml:space="preserve"> </w:t>
      </w:r>
      <w:r>
        <w:t>pour</w:t>
      </w:r>
      <w:r>
        <w:rPr>
          <w:spacing w:val="-8"/>
        </w:rPr>
        <w:t xml:space="preserve"> </w:t>
      </w:r>
      <w:r>
        <w:t>certaines</w:t>
      </w:r>
      <w:r>
        <w:rPr>
          <w:spacing w:val="-8"/>
        </w:rPr>
        <w:t xml:space="preserve"> </w:t>
      </w:r>
      <w:r>
        <w:t>pathologies.</w:t>
      </w:r>
      <w:r>
        <w:rPr>
          <w:spacing w:val="-8"/>
        </w:rPr>
        <w:t xml:space="preserve"> </w:t>
      </w:r>
      <w:r>
        <w:t>Pour</w:t>
      </w:r>
      <w:r>
        <w:rPr>
          <w:spacing w:val="-8"/>
        </w:rPr>
        <w:t xml:space="preserve"> </w:t>
      </w:r>
      <w:r>
        <w:t>la</w:t>
      </w:r>
      <w:r>
        <w:rPr>
          <w:spacing w:val="-8"/>
        </w:rPr>
        <w:t xml:space="preserve"> </w:t>
      </w:r>
      <w:r>
        <w:t>sclérose</w:t>
      </w:r>
      <w:r>
        <w:rPr>
          <w:spacing w:val="-8"/>
        </w:rPr>
        <w:t xml:space="preserve"> </w:t>
      </w:r>
      <w:r>
        <w:t>en</w:t>
      </w:r>
      <w:r>
        <w:rPr>
          <w:spacing w:val="-8"/>
        </w:rPr>
        <w:t xml:space="preserve"> </w:t>
      </w:r>
      <w:r>
        <w:t>plaque</w:t>
      </w:r>
      <w:r>
        <w:rPr>
          <w:spacing w:val="-8"/>
        </w:rPr>
        <w:t xml:space="preserve"> </w:t>
      </w:r>
      <w:r>
        <w:t>le</w:t>
      </w:r>
      <w:r>
        <w:rPr>
          <w:spacing w:val="-8"/>
        </w:rPr>
        <w:t xml:space="preserve"> </w:t>
      </w:r>
      <w:r>
        <w:t>protocole</w:t>
      </w:r>
      <w:r>
        <w:rPr>
          <w:spacing w:val="-8"/>
        </w:rPr>
        <w:t xml:space="preserve"> </w:t>
      </w:r>
      <w:r>
        <w:t>recommande</w:t>
      </w:r>
      <w:r>
        <w:rPr>
          <w:spacing w:val="-53"/>
        </w:rPr>
        <w:t xml:space="preserve"> </w:t>
      </w:r>
      <w:r>
        <w:t xml:space="preserve">jusqu’à 1000 UI/kg/j, avec </w:t>
      </w:r>
      <w:proofErr w:type="spellStart"/>
      <w:r>
        <w:t>jusque là</w:t>
      </w:r>
      <w:proofErr w:type="spellEnd"/>
      <w:r>
        <w:t xml:space="preserve"> pas d’effets indésirables avec plusieurs mois de traitements</w:t>
      </w:r>
      <w:r>
        <w:rPr>
          <w:spacing w:val="1"/>
        </w:rPr>
        <w:t xml:space="preserve"> </w:t>
      </w:r>
      <w:proofErr w:type="spellStart"/>
      <w:r>
        <w:t>Lemke</w:t>
      </w:r>
      <w:proofErr w:type="spellEnd"/>
      <w:r>
        <w:t xml:space="preserve"> et al. (</w:t>
      </w:r>
      <w:hyperlink w:anchor="_bookmark85" w:history="1">
        <w:r>
          <w:t>2021</w:t>
        </w:r>
      </w:hyperlink>
      <w:r>
        <w:t>). Il existe un cas rapporté où un patient de 38 ans était en hypercalcémie avec</w:t>
      </w:r>
      <w:r>
        <w:rPr>
          <w:spacing w:val="1"/>
        </w:rPr>
        <w:t xml:space="preserve"> </w:t>
      </w:r>
      <w:r>
        <w:t>une</w:t>
      </w:r>
      <w:r>
        <w:rPr>
          <w:spacing w:val="-12"/>
        </w:rPr>
        <w:t xml:space="preserve"> </w:t>
      </w:r>
      <w:r>
        <w:t>concentration</w:t>
      </w:r>
      <w:r>
        <w:rPr>
          <w:spacing w:val="-11"/>
        </w:rPr>
        <w:t xml:space="preserve"> </w:t>
      </w:r>
      <w:r>
        <w:t>de</w:t>
      </w:r>
      <w:r>
        <w:rPr>
          <w:spacing w:val="-11"/>
        </w:rPr>
        <w:t xml:space="preserve"> </w:t>
      </w:r>
      <w:r>
        <w:t>3,0</w:t>
      </w:r>
      <w:r>
        <w:rPr>
          <w:spacing w:val="-11"/>
        </w:rPr>
        <w:t xml:space="preserve"> </w:t>
      </w:r>
      <w:r>
        <w:t>mmol/L,</w:t>
      </w:r>
      <w:r>
        <w:rPr>
          <w:spacing w:val="-12"/>
        </w:rPr>
        <w:t xml:space="preserve"> </w:t>
      </w:r>
      <w:r>
        <w:t>après</w:t>
      </w:r>
      <w:r>
        <w:rPr>
          <w:spacing w:val="-10"/>
        </w:rPr>
        <w:t xml:space="preserve"> </w:t>
      </w:r>
      <w:r>
        <w:t>7</w:t>
      </w:r>
      <w:r>
        <w:rPr>
          <w:spacing w:val="-11"/>
        </w:rPr>
        <w:t xml:space="preserve"> </w:t>
      </w:r>
      <w:r>
        <w:t>mois</w:t>
      </w:r>
      <w:r>
        <w:rPr>
          <w:spacing w:val="-11"/>
        </w:rPr>
        <w:t xml:space="preserve"> </w:t>
      </w:r>
      <w:r>
        <w:t>de</w:t>
      </w:r>
      <w:r>
        <w:rPr>
          <w:spacing w:val="-12"/>
        </w:rPr>
        <w:t xml:space="preserve"> </w:t>
      </w:r>
      <w:r>
        <w:t>traitement</w:t>
      </w:r>
      <w:r>
        <w:rPr>
          <w:spacing w:val="-11"/>
        </w:rPr>
        <w:t xml:space="preserve"> </w:t>
      </w:r>
      <w:r>
        <w:t>100</w:t>
      </w:r>
      <w:r>
        <w:rPr>
          <w:spacing w:val="-11"/>
        </w:rPr>
        <w:t xml:space="preserve"> </w:t>
      </w:r>
      <w:r>
        <w:t>000</w:t>
      </w:r>
      <w:r>
        <w:rPr>
          <w:spacing w:val="-10"/>
        </w:rPr>
        <w:t xml:space="preserve"> </w:t>
      </w:r>
      <w:r>
        <w:t>UI</w:t>
      </w:r>
      <w:r>
        <w:rPr>
          <w:spacing w:val="-12"/>
        </w:rPr>
        <w:t xml:space="preserve"> </w:t>
      </w:r>
      <w:r>
        <w:t>de</w:t>
      </w:r>
      <w:r>
        <w:rPr>
          <w:spacing w:val="-11"/>
        </w:rPr>
        <w:t xml:space="preserve"> </w:t>
      </w:r>
      <w:r>
        <w:t>vitamine</w:t>
      </w:r>
      <w:r>
        <w:rPr>
          <w:spacing w:val="-11"/>
        </w:rPr>
        <w:t xml:space="preserve"> </w:t>
      </w:r>
      <w:r>
        <w:t>D</w:t>
      </w:r>
      <w:r>
        <w:rPr>
          <w:spacing w:val="-11"/>
        </w:rPr>
        <w:t xml:space="preserve"> </w:t>
      </w:r>
      <w:r>
        <w:t>par</w:t>
      </w:r>
      <w:r>
        <w:rPr>
          <w:spacing w:val="-11"/>
        </w:rPr>
        <w:t xml:space="preserve"> </w:t>
      </w:r>
      <w:r>
        <w:t>jour.</w:t>
      </w:r>
      <w:r>
        <w:rPr>
          <w:spacing w:val="-12"/>
        </w:rPr>
        <w:t xml:space="preserve"> </w:t>
      </w:r>
      <w:r>
        <w:t>Les</w:t>
      </w:r>
      <w:r>
        <w:rPr>
          <w:spacing w:val="-52"/>
        </w:rPr>
        <w:t xml:space="preserve"> </w:t>
      </w:r>
      <w:r>
        <w:t>auteurs supposent que le patient possédait un gène causant des doses élevées de PTH et donc une</w:t>
      </w:r>
      <w:r>
        <w:rPr>
          <w:spacing w:val="1"/>
        </w:rPr>
        <w:t xml:space="preserve"> </w:t>
      </w:r>
      <w:r>
        <w:t>hyperthyroïdie,</w:t>
      </w:r>
      <w:r>
        <w:rPr>
          <w:spacing w:val="-6"/>
        </w:rPr>
        <w:t xml:space="preserve"> </w:t>
      </w:r>
      <w:r>
        <w:t>ce</w:t>
      </w:r>
      <w:r>
        <w:rPr>
          <w:spacing w:val="-4"/>
        </w:rPr>
        <w:t xml:space="preserve"> </w:t>
      </w:r>
      <w:r>
        <w:t>qui</w:t>
      </w:r>
      <w:r>
        <w:rPr>
          <w:spacing w:val="-5"/>
        </w:rPr>
        <w:t xml:space="preserve"> </w:t>
      </w:r>
      <w:r>
        <w:t>serait</w:t>
      </w:r>
      <w:r>
        <w:rPr>
          <w:spacing w:val="-5"/>
        </w:rPr>
        <w:t xml:space="preserve"> </w:t>
      </w:r>
      <w:r>
        <w:t>la</w:t>
      </w:r>
      <w:r>
        <w:rPr>
          <w:spacing w:val="-4"/>
        </w:rPr>
        <w:t xml:space="preserve"> </w:t>
      </w:r>
      <w:r>
        <w:t>cause</w:t>
      </w:r>
      <w:r>
        <w:rPr>
          <w:spacing w:val="-5"/>
        </w:rPr>
        <w:t xml:space="preserve"> </w:t>
      </w:r>
      <w:r>
        <w:t>du</w:t>
      </w:r>
      <w:r>
        <w:rPr>
          <w:spacing w:val="-4"/>
        </w:rPr>
        <w:t xml:space="preserve"> </w:t>
      </w:r>
      <w:r>
        <w:t>cas</w:t>
      </w:r>
      <w:r>
        <w:rPr>
          <w:spacing w:val="-4"/>
        </w:rPr>
        <w:t xml:space="preserve"> </w:t>
      </w:r>
      <w:r>
        <w:t>clinique</w:t>
      </w:r>
      <w:r>
        <w:rPr>
          <w:spacing w:val="-5"/>
        </w:rPr>
        <w:t xml:space="preserve"> </w:t>
      </w:r>
      <w:r>
        <w:t>observé.</w:t>
      </w:r>
      <w:r>
        <w:rPr>
          <w:spacing w:val="-5"/>
        </w:rPr>
        <w:t xml:space="preserve"> </w:t>
      </w:r>
      <w:proofErr w:type="spellStart"/>
      <w:r>
        <w:t>Lemke</w:t>
      </w:r>
      <w:proofErr w:type="spellEnd"/>
      <w:r>
        <w:rPr>
          <w:spacing w:val="-4"/>
        </w:rPr>
        <w:t xml:space="preserve"> </w:t>
      </w:r>
      <w:r>
        <w:t>et</w:t>
      </w:r>
      <w:r>
        <w:rPr>
          <w:spacing w:val="-5"/>
        </w:rPr>
        <w:t xml:space="preserve"> </w:t>
      </w:r>
      <w:r>
        <w:t>al.</w:t>
      </w:r>
      <w:r>
        <w:rPr>
          <w:spacing w:val="-4"/>
        </w:rPr>
        <w:t xml:space="preserve"> </w:t>
      </w:r>
      <w:r>
        <w:t>(</w:t>
      </w:r>
      <w:hyperlink w:anchor="_bookmark85" w:history="1">
        <w:r>
          <w:t>2021</w:t>
        </w:r>
      </w:hyperlink>
      <w:r>
        <w:t>)</w:t>
      </w:r>
      <w:r>
        <w:rPr>
          <w:spacing w:val="-5"/>
        </w:rPr>
        <w:t xml:space="preserve"> </w:t>
      </w:r>
      <w:r>
        <w:t>concluent</w:t>
      </w:r>
      <w:r>
        <w:rPr>
          <w:spacing w:val="-5"/>
        </w:rPr>
        <w:t xml:space="preserve"> </w:t>
      </w:r>
      <w:r>
        <w:t>que</w:t>
      </w:r>
      <w:r>
        <w:rPr>
          <w:spacing w:val="-4"/>
        </w:rPr>
        <w:t xml:space="preserve"> </w:t>
      </w:r>
      <w:r>
        <w:t>les</w:t>
      </w:r>
      <w:r>
        <w:rPr>
          <w:spacing w:val="-53"/>
        </w:rPr>
        <w:t xml:space="preserve"> </w:t>
      </w:r>
      <w:r>
        <w:t>cas</w:t>
      </w:r>
      <w:r>
        <w:rPr>
          <w:spacing w:val="-6"/>
        </w:rPr>
        <w:t xml:space="preserve"> </w:t>
      </w:r>
      <w:r>
        <w:t>de</w:t>
      </w:r>
      <w:r>
        <w:rPr>
          <w:spacing w:val="-6"/>
        </w:rPr>
        <w:t xml:space="preserve"> </w:t>
      </w:r>
      <w:r>
        <w:t>toxicité</w:t>
      </w:r>
      <w:r>
        <w:rPr>
          <w:spacing w:val="-6"/>
        </w:rPr>
        <w:t xml:space="preserve"> </w:t>
      </w:r>
      <w:r>
        <w:t>de</w:t>
      </w:r>
      <w:r>
        <w:rPr>
          <w:spacing w:val="-5"/>
        </w:rPr>
        <w:t xml:space="preserve"> </w:t>
      </w:r>
      <w:r>
        <w:t>vitamine</w:t>
      </w:r>
      <w:r>
        <w:rPr>
          <w:spacing w:val="-6"/>
        </w:rPr>
        <w:t xml:space="preserve"> </w:t>
      </w:r>
      <w:r>
        <w:t>D</w:t>
      </w:r>
      <w:r>
        <w:rPr>
          <w:spacing w:val="-6"/>
        </w:rPr>
        <w:t xml:space="preserve"> </w:t>
      </w:r>
      <w:r>
        <w:t>sont</w:t>
      </w:r>
      <w:r>
        <w:rPr>
          <w:spacing w:val="-5"/>
        </w:rPr>
        <w:t xml:space="preserve"> </w:t>
      </w:r>
      <w:r>
        <w:t>ainsi</w:t>
      </w:r>
      <w:r>
        <w:rPr>
          <w:spacing w:val="-6"/>
        </w:rPr>
        <w:t xml:space="preserve"> </w:t>
      </w:r>
      <w:r>
        <w:t>rares,</w:t>
      </w:r>
      <w:r>
        <w:rPr>
          <w:spacing w:val="-6"/>
        </w:rPr>
        <w:t xml:space="preserve"> </w:t>
      </w:r>
      <w:r>
        <w:t>mais</w:t>
      </w:r>
      <w:r>
        <w:rPr>
          <w:spacing w:val="-5"/>
        </w:rPr>
        <w:t xml:space="preserve"> </w:t>
      </w:r>
      <w:r>
        <w:t>que</w:t>
      </w:r>
      <w:r>
        <w:rPr>
          <w:spacing w:val="-6"/>
        </w:rPr>
        <w:t xml:space="preserve"> </w:t>
      </w:r>
      <w:r>
        <w:t>dans</w:t>
      </w:r>
      <w:r>
        <w:rPr>
          <w:spacing w:val="-6"/>
        </w:rPr>
        <w:t xml:space="preserve"> </w:t>
      </w:r>
      <w:r>
        <w:t>le</w:t>
      </w:r>
      <w:r>
        <w:rPr>
          <w:spacing w:val="-5"/>
        </w:rPr>
        <w:t xml:space="preserve"> </w:t>
      </w:r>
      <w:r>
        <w:t>cadre</w:t>
      </w:r>
      <w:r>
        <w:rPr>
          <w:spacing w:val="-6"/>
        </w:rPr>
        <w:t xml:space="preserve"> </w:t>
      </w:r>
      <w:r>
        <w:t>de</w:t>
      </w:r>
      <w:r>
        <w:rPr>
          <w:spacing w:val="-6"/>
        </w:rPr>
        <w:t xml:space="preserve"> </w:t>
      </w:r>
      <w:r>
        <w:t>leur</w:t>
      </w:r>
      <w:r>
        <w:rPr>
          <w:spacing w:val="-5"/>
        </w:rPr>
        <w:t xml:space="preserve"> </w:t>
      </w:r>
      <w:r>
        <w:t>protocole,</w:t>
      </w:r>
      <w:r>
        <w:rPr>
          <w:spacing w:val="-6"/>
        </w:rPr>
        <w:t xml:space="preserve"> </w:t>
      </w:r>
      <w:r>
        <w:t>un</w:t>
      </w:r>
      <w:r>
        <w:rPr>
          <w:spacing w:val="-6"/>
        </w:rPr>
        <w:t xml:space="preserve"> </w:t>
      </w:r>
      <w:r>
        <w:t>dépistage</w:t>
      </w:r>
      <w:r>
        <w:rPr>
          <w:spacing w:val="-52"/>
        </w:rPr>
        <w:t xml:space="preserve"> </w:t>
      </w:r>
      <w:r>
        <w:t>d’une</w:t>
      </w:r>
      <w:r>
        <w:rPr>
          <w:spacing w:val="-3"/>
        </w:rPr>
        <w:t xml:space="preserve"> </w:t>
      </w:r>
      <w:r>
        <w:t>hyperthyroïdie</w:t>
      </w:r>
      <w:r>
        <w:rPr>
          <w:spacing w:val="-2"/>
        </w:rPr>
        <w:t xml:space="preserve"> </w:t>
      </w:r>
      <w:r>
        <w:t>et</w:t>
      </w:r>
      <w:r>
        <w:rPr>
          <w:spacing w:val="-3"/>
        </w:rPr>
        <w:t xml:space="preserve"> </w:t>
      </w:r>
      <w:r>
        <w:t>une</w:t>
      </w:r>
      <w:r>
        <w:rPr>
          <w:spacing w:val="-2"/>
        </w:rPr>
        <w:t xml:space="preserve"> </w:t>
      </w:r>
      <w:r>
        <w:t>surveillance</w:t>
      </w:r>
      <w:r>
        <w:rPr>
          <w:spacing w:val="-3"/>
        </w:rPr>
        <w:t xml:space="preserve"> </w:t>
      </w:r>
      <w:r>
        <w:t>endocrinologique</w:t>
      </w:r>
      <w:r>
        <w:rPr>
          <w:spacing w:val="-2"/>
        </w:rPr>
        <w:t xml:space="preserve"> </w:t>
      </w:r>
      <w:r>
        <w:t>serait</w:t>
      </w:r>
      <w:r>
        <w:rPr>
          <w:spacing w:val="-3"/>
        </w:rPr>
        <w:t xml:space="preserve"> </w:t>
      </w:r>
      <w:r>
        <w:t>nécessaire.</w:t>
      </w:r>
    </w:p>
    <w:p w14:paraId="4D8E293A" w14:textId="77777777" w:rsidR="002C0AF8" w:rsidRDefault="003E36B0">
      <w:pPr>
        <w:pStyle w:val="BodyText"/>
        <w:spacing w:line="386" w:lineRule="auto"/>
        <w:ind w:left="111" w:right="163" w:firstLine="223"/>
        <w:jc w:val="both"/>
      </w:pPr>
      <w:r>
        <w:t>Similairement, une étude clinique réalisée sur des patients atteints de cancer utilise des doses de</w:t>
      </w:r>
      <w:r>
        <w:rPr>
          <w:spacing w:val="1"/>
        </w:rPr>
        <w:t xml:space="preserve"> </w:t>
      </w:r>
      <w:r>
        <w:t>10</w:t>
      </w:r>
      <w:r>
        <w:rPr>
          <w:spacing w:val="-3"/>
        </w:rPr>
        <w:t xml:space="preserve"> </w:t>
      </w:r>
      <w:r>
        <w:t>000</w:t>
      </w:r>
      <w:r>
        <w:rPr>
          <w:spacing w:val="-3"/>
        </w:rPr>
        <w:t xml:space="preserve"> </w:t>
      </w:r>
      <w:r>
        <w:t>UI</w:t>
      </w:r>
      <w:r>
        <w:rPr>
          <w:spacing w:val="-2"/>
        </w:rPr>
        <w:t xml:space="preserve"> </w:t>
      </w:r>
      <w:r>
        <w:t>de</w:t>
      </w:r>
      <w:r>
        <w:rPr>
          <w:spacing w:val="-3"/>
        </w:rPr>
        <w:t xml:space="preserve"> </w:t>
      </w:r>
      <w:r>
        <w:t>vitamine</w:t>
      </w:r>
      <w:r>
        <w:rPr>
          <w:spacing w:val="-3"/>
        </w:rPr>
        <w:t xml:space="preserve"> </w:t>
      </w:r>
      <w:r>
        <w:t>D~3~</w:t>
      </w:r>
      <w:r>
        <w:rPr>
          <w:spacing w:val="-2"/>
        </w:rPr>
        <w:t xml:space="preserve"> </w:t>
      </w:r>
      <w:r>
        <w:t>sans</w:t>
      </w:r>
      <w:r>
        <w:rPr>
          <w:spacing w:val="-3"/>
        </w:rPr>
        <w:t xml:space="preserve"> </w:t>
      </w:r>
      <w:r>
        <w:t>observer</w:t>
      </w:r>
      <w:r>
        <w:rPr>
          <w:spacing w:val="-2"/>
        </w:rPr>
        <w:t xml:space="preserve"> </w:t>
      </w:r>
      <w:r>
        <w:t>d’effets</w:t>
      </w:r>
      <w:r>
        <w:rPr>
          <w:spacing w:val="-3"/>
        </w:rPr>
        <w:t xml:space="preserve"> </w:t>
      </w:r>
      <w:r>
        <w:t>indésirables</w:t>
      </w:r>
      <w:r>
        <w:rPr>
          <w:spacing w:val="-3"/>
        </w:rPr>
        <w:t xml:space="preserve"> </w:t>
      </w:r>
      <w:r>
        <w:t>(Amir</w:t>
      </w:r>
      <w:r>
        <w:rPr>
          <w:spacing w:val="-2"/>
        </w:rPr>
        <w:t xml:space="preserve"> </w:t>
      </w:r>
      <w:r>
        <w:t>et</w:t>
      </w:r>
      <w:r>
        <w:rPr>
          <w:spacing w:val="-3"/>
        </w:rPr>
        <w:t xml:space="preserve"> </w:t>
      </w:r>
      <w:r>
        <w:t>al.</w:t>
      </w:r>
      <w:r>
        <w:rPr>
          <w:spacing w:val="-3"/>
        </w:rPr>
        <w:t xml:space="preserve"> </w:t>
      </w:r>
      <w:hyperlink w:anchor="_bookmark52" w:history="1">
        <w:r>
          <w:t>2009</w:t>
        </w:r>
      </w:hyperlink>
      <w:r>
        <w:t>).</w:t>
      </w:r>
    </w:p>
    <w:p w14:paraId="61D07514" w14:textId="77777777" w:rsidR="002C0AF8" w:rsidRDefault="003E36B0">
      <w:pPr>
        <w:pStyle w:val="BodyText"/>
        <w:spacing w:line="386" w:lineRule="auto"/>
        <w:ind w:left="117" w:right="162" w:firstLine="218"/>
        <w:jc w:val="both"/>
      </w:pPr>
      <w:r>
        <w:t>Une étude rétrospective conduite sur 20 308 patients dans une période de 10 ans de suivi a été</w:t>
      </w:r>
      <w:r>
        <w:rPr>
          <w:spacing w:val="1"/>
        </w:rPr>
        <w:t xml:space="preserve"> </w:t>
      </w:r>
      <w:r>
        <w:t>réalisée dans le but de déterminer l’incidence de l’hypercalcémie, principale toxicité considérée de</w:t>
      </w:r>
      <w:r>
        <w:rPr>
          <w:spacing w:val="-52"/>
        </w:rPr>
        <w:t xml:space="preserve"> </w:t>
      </w:r>
      <w:r>
        <w:t>la</w:t>
      </w:r>
      <w:r>
        <w:rPr>
          <w:spacing w:val="-4"/>
        </w:rPr>
        <w:t xml:space="preserve"> </w:t>
      </w:r>
      <w:r>
        <w:t>vitamine</w:t>
      </w:r>
      <w:r>
        <w:rPr>
          <w:spacing w:val="-3"/>
        </w:rPr>
        <w:t xml:space="preserve"> </w:t>
      </w:r>
      <w:r>
        <w:t>D.</w:t>
      </w:r>
      <w:r>
        <w:rPr>
          <w:spacing w:val="-4"/>
        </w:rPr>
        <w:t xml:space="preserve"> </w:t>
      </w:r>
      <w:proofErr w:type="spellStart"/>
      <w:r>
        <w:t>Dudenkov</w:t>
      </w:r>
      <w:proofErr w:type="spellEnd"/>
      <w:r>
        <w:rPr>
          <w:spacing w:val="-3"/>
        </w:rPr>
        <w:t xml:space="preserve"> </w:t>
      </w:r>
      <w:r>
        <w:t>et</w:t>
      </w:r>
      <w:r>
        <w:rPr>
          <w:spacing w:val="-3"/>
        </w:rPr>
        <w:t xml:space="preserve"> </w:t>
      </w:r>
      <w:r>
        <w:t>al.</w:t>
      </w:r>
      <w:r>
        <w:rPr>
          <w:spacing w:val="-4"/>
        </w:rPr>
        <w:t xml:space="preserve"> </w:t>
      </w:r>
      <w:r>
        <w:t>(</w:t>
      </w:r>
      <w:hyperlink w:anchor="_bookmark70" w:history="1">
        <w:r>
          <w:t>2015</w:t>
        </w:r>
      </w:hyperlink>
      <w:r>
        <w:t>)</w:t>
      </w:r>
      <w:r>
        <w:rPr>
          <w:spacing w:val="-3"/>
        </w:rPr>
        <w:t xml:space="preserve"> </w:t>
      </w:r>
      <w:r>
        <w:t>examinent</w:t>
      </w:r>
      <w:r>
        <w:rPr>
          <w:spacing w:val="-4"/>
        </w:rPr>
        <w:t xml:space="preserve"> </w:t>
      </w:r>
      <w:r>
        <w:t>les</w:t>
      </w:r>
      <w:r>
        <w:rPr>
          <w:spacing w:val="-3"/>
        </w:rPr>
        <w:t xml:space="preserve"> </w:t>
      </w:r>
      <w:r>
        <w:t>patients</w:t>
      </w:r>
      <w:r>
        <w:rPr>
          <w:spacing w:val="-4"/>
        </w:rPr>
        <w:t xml:space="preserve"> </w:t>
      </w:r>
      <w:r>
        <w:t>ayant</w:t>
      </w:r>
      <w:r>
        <w:rPr>
          <w:spacing w:val="-3"/>
        </w:rPr>
        <w:t xml:space="preserve"> </w:t>
      </w:r>
      <w:r>
        <w:t>plus</w:t>
      </w:r>
      <w:r>
        <w:rPr>
          <w:spacing w:val="-3"/>
        </w:rPr>
        <w:t xml:space="preserve"> </w:t>
      </w:r>
      <w:r>
        <w:t>de</w:t>
      </w:r>
      <w:r>
        <w:rPr>
          <w:spacing w:val="-4"/>
        </w:rPr>
        <w:t xml:space="preserve"> </w:t>
      </w:r>
      <w:r>
        <w:t>50</w:t>
      </w:r>
      <w:r>
        <w:rPr>
          <w:spacing w:val="-3"/>
        </w:rPr>
        <w:t xml:space="preserve"> </w:t>
      </w:r>
      <w:r>
        <w:t>ng/mL</w:t>
      </w:r>
      <w:r>
        <w:rPr>
          <w:spacing w:val="-4"/>
        </w:rPr>
        <w:t xml:space="preserve"> </w:t>
      </w:r>
      <w:r>
        <w:t>et</w:t>
      </w:r>
      <w:r>
        <w:rPr>
          <w:spacing w:val="-3"/>
        </w:rPr>
        <w:t xml:space="preserve"> </w:t>
      </w:r>
      <w:r>
        <w:t>l’incidence</w:t>
      </w:r>
      <w:r>
        <w:rPr>
          <w:spacing w:val="-53"/>
        </w:rPr>
        <w:t xml:space="preserve"> </w:t>
      </w:r>
      <w:r>
        <w:t>des cas d’hypercalcémies associés à des évènements cliniques. Les auteurs concluent que malgré</w:t>
      </w:r>
      <w:r>
        <w:rPr>
          <w:spacing w:val="1"/>
        </w:rPr>
        <w:t xml:space="preserve"> </w:t>
      </w:r>
      <w:r>
        <w:t>que l’incidence de patients ayant un taux supérieur à 50 ng/mL ait augmenté, l’incidence de cas de</w:t>
      </w:r>
      <w:r>
        <w:rPr>
          <w:spacing w:val="-52"/>
        </w:rPr>
        <w:t xml:space="preserve"> </w:t>
      </w:r>
      <w:r>
        <w:t>toxicité</w:t>
      </w:r>
      <w:r>
        <w:rPr>
          <w:spacing w:val="-2"/>
        </w:rPr>
        <w:t xml:space="preserve"> </w:t>
      </w:r>
      <w:r>
        <w:t>clinique</w:t>
      </w:r>
      <w:r>
        <w:rPr>
          <w:spacing w:val="-1"/>
        </w:rPr>
        <w:t xml:space="preserve"> </w:t>
      </w:r>
      <w:r>
        <w:t>aiguë</w:t>
      </w:r>
      <w:r>
        <w:rPr>
          <w:spacing w:val="-2"/>
        </w:rPr>
        <w:t xml:space="preserve"> </w:t>
      </w:r>
      <w:r>
        <w:t>de</w:t>
      </w:r>
      <w:r>
        <w:rPr>
          <w:spacing w:val="-1"/>
        </w:rPr>
        <w:t xml:space="preserve"> </w:t>
      </w:r>
      <w:r>
        <w:t>vitamine</w:t>
      </w:r>
      <w:r>
        <w:rPr>
          <w:spacing w:val="-2"/>
        </w:rPr>
        <w:t xml:space="preserve"> </w:t>
      </w:r>
      <w:r>
        <w:t>D</w:t>
      </w:r>
      <w:r>
        <w:rPr>
          <w:spacing w:val="-1"/>
        </w:rPr>
        <w:t xml:space="preserve"> </w:t>
      </w:r>
      <w:r>
        <w:t>reste</w:t>
      </w:r>
      <w:r>
        <w:rPr>
          <w:spacing w:val="-1"/>
        </w:rPr>
        <w:t xml:space="preserve"> </w:t>
      </w:r>
      <w:r>
        <w:t>la</w:t>
      </w:r>
      <w:r>
        <w:rPr>
          <w:spacing w:val="-2"/>
        </w:rPr>
        <w:t xml:space="preserve"> </w:t>
      </w:r>
      <w:r>
        <w:t>même.</w:t>
      </w:r>
    </w:p>
    <w:p w14:paraId="6B807761" w14:textId="5DBE69B7" w:rsidR="002C0AF8" w:rsidRDefault="003E36B0" w:rsidP="00E818E0">
      <w:pPr>
        <w:pStyle w:val="BodyText"/>
        <w:spacing w:line="386" w:lineRule="auto"/>
        <w:ind w:left="117" w:right="163" w:firstLine="218"/>
        <w:jc w:val="both"/>
      </w:pPr>
      <w:r>
        <w:rPr>
          <w:w w:val="95"/>
        </w:rPr>
        <w:t>Puisque</w:t>
      </w:r>
      <w:r>
        <w:rPr>
          <w:spacing w:val="9"/>
          <w:w w:val="95"/>
        </w:rPr>
        <w:t xml:space="preserve"> </w:t>
      </w:r>
      <w:r>
        <w:rPr>
          <w:w w:val="95"/>
        </w:rPr>
        <w:t>d’autres</w:t>
      </w:r>
      <w:r>
        <w:rPr>
          <w:spacing w:val="10"/>
          <w:w w:val="95"/>
        </w:rPr>
        <w:t xml:space="preserve"> </w:t>
      </w:r>
      <w:r>
        <w:rPr>
          <w:w w:val="95"/>
        </w:rPr>
        <w:t>effets</w:t>
      </w:r>
      <w:r>
        <w:rPr>
          <w:spacing w:val="10"/>
          <w:w w:val="95"/>
        </w:rPr>
        <w:t xml:space="preserve"> </w:t>
      </w:r>
      <w:r>
        <w:rPr>
          <w:w w:val="95"/>
        </w:rPr>
        <w:t>bénéfiques</w:t>
      </w:r>
      <w:r>
        <w:rPr>
          <w:spacing w:val="10"/>
          <w:w w:val="95"/>
        </w:rPr>
        <w:t xml:space="preserve"> </w:t>
      </w:r>
      <w:r>
        <w:rPr>
          <w:w w:val="95"/>
        </w:rPr>
        <w:t>semblent</w:t>
      </w:r>
      <w:r>
        <w:rPr>
          <w:spacing w:val="10"/>
          <w:w w:val="95"/>
        </w:rPr>
        <w:t xml:space="preserve"> </w:t>
      </w:r>
      <w:r>
        <w:rPr>
          <w:w w:val="95"/>
        </w:rPr>
        <w:t>apparaître</w:t>
      </w:r>
      <w:r>
        <w:rPr>
          <w:spacing w:val="9"/>
          <w:w w:val="95"/>
        </w:rPr>
        <w:t xml:space="preserve"> </w:t>
      </w:r>
      <w:r>
        <w:rPr>
          <w:w w:val="95"/>
        </w:rPr>
        <w:t>lorsque</w:t>
      </w:r>
      <w:r>
        <w:rPr>
          <w:spacing w:val="10"/>
          <w:w w:val="95"/>
        </w:rPr>
        <w:t xml:space="preserve"> </w:t>
      </w:r>
      <w:r>
        <w:rPr>
          <w:w w:val="95"/>
        </w:rPr>
        <w:t>la</w:t>
      </w:r>
      <w:r>
        <w:rPr>
          <w:spacing w:val="10"/>
          <w:w w:val="95"/>
        </w:rPr>
        <w:t xml:space="preserve"> </w:t>
      </w:r>
      <w:r>
        <w:rPr>
          <w:w w:val="95"/>
        </w:rPr>
        <w:t>dose</w:t>
      </w:r>
      <w:r>
        <w:rPr>
          <w:spacing w:val="10"/>
          <w:w w:val="95"/>
        </w:rPr>
        <w:t xml:space="preserve"> </w:t>
      </w:r>
      <w:r>
        <w:rPr>
          <w:w w:val="95"/>
        </w:rPr>
        <w:t>de</w:t>
      </w:r>
      <w:r>
        <w:rPr>
          <w:spacing w:val="10"/>
          <w:w w:val="95"/>
        </w:rPr>
        <w:t xml:space="preserve"> </w:t>
      </w:r>
      <w:r>
        <w:rPr>
          <w:w w:val="95"/>
        </w:rPr>
        <w:t>vitamine</w:t>
      </w:r>
      <w:r>
        <w:rPr>
          <w:spacing w:val="10"/>
          <w:w w:val="95"/>
        </w:rPr>
        <w:t xml:space="preserve"> </w:t>
      </w:r>
      <w:r>
        <w:rPr>
          <w:w w:val="95"/>
        </w:rPr>
        <w:t>D</w:t>
      </w:r>
      <w:r>
        <w:rPr>
          <w:spacing w:val="9"/>
          <w:w w:val="95"/>
        </w:rPr>
        <w:t xml:space="preserve"> </w:t>
      </w:r>
      <w:r>
        <w:rPr>
          <w:w w:val="95"/>
        </w:rPr>
        <w:t>est</w:t>
      </w:r>
      <w:r>
        <w:rPr>
          <w:spacing w:val="10"/>
          <w:w w:val="95"/>
        </w:rPr>
        <w:t xml:space="preserve"> </w:t>
      </w:r>
      <w:r>
        <w:rPr>
          <w:w w:val="95"/>
        </w:rPr>
        <w:t>supérieure</w:t>
      </w:r>
      <w:r>
        <w:rPr>
          <w:spacing w:val="1"/>
          <w:w w:val="95"/>
        </w:rPr>
        <w:t xml:space="preserve"> </w:t>
      </w:r>
      <w:r>
        <w:t>à la dose recommandée (600-800 UI/j), l’équipe de Hathcock et al. (</w:t>
      </w:r>
      <w:hyperlink w:anchor="_bookmark73" w:history="1">
        <w:r>
          <w:t>2007</w:t>
        </w:r>
      </w:hyperlink>
      <w:r>
        <w:t>) a cherché à identifier la</w:t>
      </w:r>
      <w:r>
        <w:rPr>
          <w:spacing w:val="1"/>
        </w:rPr>
        <w:t xml:space="preserve"> </w:t>
      </w:r>
      <w:r>
        <w:t xml:space="preserve">NOAEL (Non </w:t>
      </w:r>
      <w:proofErr w:type="spellStart"/>
      <w:r>
        <w:t>Observed</w:t>
      </w:r>
      <w:proofErr w:type="spellEnd"/>
      <w:r>
        <w:t xml:space="preserve"> </w:t>
      </w:r>
      <w:proofErr w:type="spellStart"/>
      <w:r>
        <w:t>Adversed</w:t>
      </w:r>
      <w:proofErr w:type="spellEnd"/>
      <w:r>
        <w:t xml:space="preserve"> </w:t>
      </w:r>
      <w:proofErr w:type="spellStart"/>
      <w:r>
        <w:t>Effect</w:t>
      </w:r>
      <w:proofErr w:type="spellEnd"/>
      <w:r>
        <w:t xml:space="preserve"> </w:t>
      </w:r>
      <w:proofErr w:type="spellStart"/>
      <w:r>
        <w:t>Level</w:t>
      </w:r>
      <w:proofErr w:type="spellEnd"/>
      <w:r>
        <w:t>), seuil pour laquelle aucun effet indésirable n’est</w:t>
      </w:r>
      <w:r>
        <w:rPr>
          <w:spacing w:val="1"/>
        </w:rPr>
        <w:t xml:space="preserve"> </w:t>
      </w:r>
      <w:r>
        <w:lastRenderedPageBreak/>
        <w:t>observé. Sur la base de deux études cliniques robustes, les auteurs ont considéré qu’une dose de 10</w:t>
      </w:r>
      <w:r>
        <w:rPr>
          <w:spacing w:val="-52"/>
        </w:rPr>
        <w:t xml:space="preserve"> </w:t>
      </w:r>
      <w:r>
        <w:t>000 UI</w:t>
      </w:r>
      <w:r>
        <w:rPr>
          <w:spacing w:val="2"/>
        </w:rPr>
        <w:t xml:space="preserve"> </w:t>
      </w:r>
      <w:r>
        <w:t>par</w:t>
      </w:r>
      <w:r>
        <w:rPr>
          <w:spacing w:val="1"/>
        </w:rPr>
        <w:t xml:space="preserve"> </w:t>
      </w:r>
      <w:r>
        <w:t>jour,</w:t>
      </w:r>
      <w:r>
        <w:rPr>
          <w:spacing w:val="1"/>
        </w:rPr>
        <w:t xml:space="preserve"> </w:t>
      </w:r>
      <w:r>
        <w:t>correspondant</w:t>
      </w:r>
      <w:r>
        <w:rPr>
          <w:spacing w:val="1"/>
        </w:rPr>
        <w:t xml:space="preserve"> </w:t>
      </w:r>
      <w:r>
        <w:t>à</w:t>
      </w:r>
      <w:r>
        <w:rPr>
          <w:spacing w:val="2"/>
        </w:rPr>
        <w:t xml:space="preserve"> </w:t>
      </w:r>
      <w:r>
        <w:t>100</w:t>
      </w:r>
      <w:r>
        <w:rPr>
          <w:spacing w:val="1"/>
        </w:rPr>
        <w:t xml:space="preserve"> </w:t>
      </w:r>
      <w:r>
        <w:t>ng/mL</w:t>
      </w:r>
      <w:r>
        <w:rPr>
          <w:spacing w:val="1"/>
        </w:rPr>
        <w:t xml:space="preserve"> </w:t>
      </w:r>
      <w:r>
        <w:t>serait</w:t>
      </w:r>
      <w:r>
        <w:rPr>
          <w:spacing w:val="1"/>
        </w:rPr>
        <w:t xml:space="preserve"> </w:t>
      </w:r>
      <w:r>
        <w:t>adéquate</w:t>
      </w:r>
      <w:r>
        <w:rPr>
          <w:spacing w:val="1"/>
        </w:rPr>
        <w:t xml:space="preserve"> </w:t>
      </w:r>
      <w:r>
        <w:t>pour</w:t>
      </w:r>
      <w:r>
        <w:rPr>
          <w:spacing w:val="2"/>
        </w:rPr>
        <w:t xml:space="preserve"> </w:t>
      </w:r>
      <w:r>
        <w:t>définir</w:t>
      </w:r>
      <w:r>
        <w:rPr>
          <w:spacing w:val="1"/>
        </w:rPr>
        <w:t xml:space="preserve"> </w:t>
      </w:r>
      <w:r>
        <w:t>la</w:t>
      </w:r>
      <w:r>
        <w:rPr>
          <w:spacing w:val="2"/>
        </w:rPr>
        <w:t xml:space="preserve"> </w:t>
      </w:r>
      <w:r>
        <w:t>NOAEL,</w:t>
      </w:r>
      <w:r>
        <w:rPr>
          <w:spacing w:val="1"/>
        </w:rPr>
        <w:t xml:space="preserve"> </w:t>
      </w:r>
      <w:r>
        <w:t>associant</w:t>
      </w:r>
      <w:r>
        <w:rPr>
          <w:spacing w:val="2"/>
        </w:rPr>
        <w:t xml:space="preserve"> </w:t>
      </w:r>
      <w:r>
        <w:t>une</w:t>
      </w:r>
      <w:r w:rsidR="00E818E0">
        <w:t xml:space="preserve"> </w:t>
      </w:r>
      <w:r>
        <w:rPr>
          <w:w w:val="95"/>
        </w:rPr>
        <w:t>augmentation de la vitamine D sans pour autant observer un changement anormal de la calcémie. Au-</w:t>
      </w:r>
      <w:r>
        <w:rPr>
          <w:spacing w:val="1"/>
          <w:w w:val="95"/>
        </w:rPr>
        <w:t xml:space="preserve"> </w:t>
      </w:r>
      <w:proofErr w:type="spellStart"/>
      <w:r>
        <w:t>cun</w:t>
      </w:r>
      <w:proofErr w:type="spellEnd"/>
      <w:r>
        <w:rPr>
          <w:spacing w:val="-4"/>
        </w:rPr>
        <w:t xml:space="preserve"> </w:t>
      </w:r>
      <w:r>
        <w:t>effet</w:t>
      </w:r>
      <w:r>
        <w:rPr>
          <w:spacing w:val="-4"/>
        </w:rPr>
        <w:t xml:space="preserve"> </w:t>
      </w:r>
      <w:r>
        <w:t>indésirable</w:t>
      </w:r>
      <w:r>
        <w:rPr>
          <w:spacing w:val="-3"/>
        </w:rPr>
        <w:t xml:space="preserve"> </w:t>
      </w:r>
      <w:r>
        <w:t>n’a</w:t>
      </w:r>
      <w:r>
        <w:rPr>
          <w:spacing w:val="-4"/>
        </w:rPr>
        <w:t xml:space="preserve"> </w:t>
      </w:r>
      <w:r>
        <w:t>été</w:t>
      </w:r>
      <w:r>
        <w:rPr>
          <w:spacing w:val="-4"/>
        </w:rPr>
        <w:t xml:space="preserve"> </w:t>
      </w:r>
      <w:r>
        <w:t>observé</w:t>
      </w:r>
      <w:r>
        <w:rPr>
          <w:spacing w:val="-3"/>
        </w:rPr>
        <w:t xml:space="preserve"> </w:t>
      </w:r>
      <w:r>
        <w:t>dans</w:t>
      </w:r>
      <w:r>
        <w:rPr>
          <w:spacing w:val="-4"/>
        </w:rPr>
        <w:t xml:space="preserve"> </w:t>
      </w:r>
      <w:r>
        <w:t>les</w:t>
      </w:r>
      <w:r>
        <w:rPr>
          <w:spacing w:val="-3"/>
        </w:rPr>
        <w:t xml:space="preserve"> </w:t>
      </w:r>
      <w:r>
        <w:t>essais</w:t>
      </w:r>
      <w:r>
        <w:rPr>
          <w:spacing w:val="-4"/>
        </w:rPr>
        <w:t xml:space="preserve"> </w:t>
      </w:r>
      <w:r>
        <w:t>cliniques</w:t>
      </w:r>
      <w:r>
        <w:rPr>
          <w:spacing w:val="-4"/>
        </w:rPr>
        <w:t xml:space="preserve"> </w:t>
      </w:r>
      <w:r>
        <w:t>utilisant</w:t>
      </w:r>
      <w:r>
        <w:rPr>
          <w:spacing w:val="-3"/>
        </w:rPr>
        <w:t xml:space="preserve"> </w:t>
      </w:r>
      <w:r>
        <w:t>une</w:t>
      </w:r>
      <w:r>
        <w:rPr>
          <w:spacing w:val="-4"/>
        </w:rPr>
        <w:t xml:space="preserve"> </w:t>
      </w:r>
      <w:r>
        <w:t>dose</w:t>
      </w:r>
      <w:r>
        <w:rPr>
          <w:spacing w:val="-4"/>
        </w:rPr>
        <w:t xml:space="preserve"> </w:t>
      </w:r>
      <w:r>
        <w:t>inférieure</w:t>
      </w:r>
      <w:r>
        <w:rPr>
          <w:spacing w:val="-3"/>
        </w:rPr>
        <w:t xml:space="preserve"> </w:t>
      </w:r>
      <w:r>
        <w:t>à</w:t>
      </w:r>
      <w:r>
        <w:rPr>
          <w:spacing w:val="-4"/>
        </w:rPr>
        <w:t xml:space="preserve"> </w:t>
      </w:r>
      <w:r>
        <w:t>ce</w:t>
      </w:r>
      <w:r>
        <w:rPr>
          <w:spacing w:val="-3"/>
        </w:rPr>
        <w:t xml:space="preserve"> </w:t>
      </w:r>
      <w:r>
        <w:t>seuil.</w:t>
      </w:r>
      <w:r>
        <w:rPr>
          <w:spacing w:val="-53"/>
        </w:rPr>
        <w:t xml:space="preserve"> </w:t>
      </w:r>
      <w:r>
        <w:t>Les auteurs notent que les cas de toxicité rapportés à la vitamine D surviennent pour des concentra-</w:t>
      </w:r>
      <w:r>
        <w:rPr>
          <w:spacing w:val="-53"/>
        </w:rPr>
        <w:t xml:space="preserve"> </w:t>
      </w:r>
      <w:proofErr w:type="spellStart"/>
      <w:r>
        <w:t>tions</w:t>
      </w:r>
      <w:proofErr w:type="spellEnd"/>
      <w:r>
        <w:t xml:space="preserve"> de vitamine D, allant à des doses supérieures à 280 ng/mL jusqu’à 640 ng/mL. De plus, les</w:t>
      </w:r>
      <w:r>
        <w:rPr>
          <w:spacing w:val="1"/>
        </w:rPr>
        <w:t xml:space="preserve"> </w:t>
      </w:r>
      <w:r>
        <w:t>auteurs</w:t>
      </w:r>
      <w:r>
        <w:rPr>
          <w:spacing w:val="-9"/>
        </w:rPr>
        <w:t xml:space="preserve"> </w:t>
      </w:r>
      <w:r>
        <w:t>ont</w:t>
      </w:r>
      <w:r>
        <w:rPr>
          <w:spacing w:val="-7"/>
        </w:rPr>
        <w:t xml:space="preserve"> </w:t>
      </w:r>
      <w:r>
        <w:t>identifié</w:t>
      </w:r>
      <w:r>
        <w:rPr>
          <w:spacing w:val="-7"/>
        </w:rPr>
        <w:t xml:space="preserve"> </w:t>
      </w:r>
      <w:r>
        <w:t>une</w:t>
      </w:r>
      <w:r>
        <w:rPr>
          <w:spacing w:val="-7"/>
        </w:rPr>
        <w:t xml:space="preserve"> </w:t>
      </w:r>
      <w:r>
        <w:t>LOAEL</w:t>
      </w:r>
      <w:r>
        <w:rPr>
          <w:spacing w:val="-8"/>
        </w:rPr>
        <w:t xml:space="preserve"> </w:t>
      </w:r>
      <w:r>
        <w:t>(</w:t>
      </w:r>
      <w:proofErr w:type="spellStart"/>
      <w:r>
        <w:t>Lowest</w:t>
      </w:r>
      <w:proofErr w:type="spellEnd"/>
      <w:r>
        <w:rPr>
          <w:spacing w:val="-7"/>
        </w:rPr>
        <w:t xml:space="preserve"> </w:t>
      </w:r>
      <w:proofErr w:type="spellStart"/>
      <w:r>
        <w:t>Observed</w:t>
      </w:r>
      <w:proofErr w:type="spellEnd"/>
      <w:r>
        <w:rPr>
          <w:spacing w:val="-7"/>
        </w:rPr>
        <w:t xml:space="preserve"> </w:t>
      </w:r>
      <w:proofErr w:type="spellStart"/>
      <w:r>
        <w:t>Adversed</w:t>
      </w:r>
      <w:proofErr w:type="spellEnd"/>
      <w:r>
        <w:rPr>
          <w:spacing w:val="-7"/>
        </w:rPr>
        <w:t xml:space="preserve"> </w:t>
      </w:r>
      <w:proofErr w:type="spellStart"/>
      <w:r>
        <w:t>Effect</w:t>
      </w:r>
      <w:proofErr w:type="spellEnd"/>
      <w:r>
        <w:rPr>
          <w:spacing w:val="-8"/>
        </w:rPr>
        <w:t xml:space="preserve"> </w:t>
      </w:r>
      <w:proofErr w:type="spellStart"/>
      <w:r>
        <w:t>Level</w:t>
      </w:r>
      <w:proofErr w:type="spellEnd"/>
      <w:r>
        <w:t>),</w:t>
      </w:r>
      <w:r>
        <w:rPr>
          <w:spacing w:val="-8"/>
        </w:rPr>
        <w:t xml:space="preserve"> </w:t>
      </w:r>
      <w:r>
        <w:t>seuil</w:t>
      </w:r>
      <w:r>
        <w:rPr>
          <w:spacing w:val="-7"/>
        </w:rPr>
        <w:t xml:space="preserve"> </w:t>
      </w:r>
      <w:r>
        <w:t>pour</w:t>
      </w:r>
      <w:r>
        <w:rPr>
          <w:spacing w:val="-7"/>
        </w:rPr>
        <w:t xml:space="preserve"> </w:t>
      </w:r>
      <w:r>
        <w:t>laquelle</w:t>
      </w:r>
      <w:r>
        <w:rPr>
          <w:spacing w:val="-7"/>
        </w:rPr>
        <w:t xml:space="preserve"> </w:t>
      </w:r>
      <w:r>
        <w:t>des</w:t>
      </w:r>
      <w:r>
        <w:rPr>
          <w:spacing w:val="1"/>
        </w:rPr>
        <w:t xml:space="preserve"> </w:t>
      </w:r>
      <w:r>
        <w:t>effets indésirables sont observés, sur la base d’une étude nécessitant 77 000 UI/j, ce qui correspond</w:t>
      </w:r>
      <w:r>
        <w:rPr>
          <w:spacing w:val="-52"/>
        </w:rPr>
        <w:t xml:space="preserve"> </w:t>
      </w:r>
      <w:r>
        <w:t>à 240 ng/mL, une dose entraînant l’hypercalcémie. Les auteurs notent également que les patients</w:t>
      </w:r>
      <w:r>
        <w:rPr>
          <w:spacing w:val="1"/>
        </w:rPr>
        <w:t xml:space="preserve"> </w:t>
      </w:r>
      <w:r>
        <w:t>utilisés</w:t>
      </w:r>
      <w:r>
        <w:rPr>
          <w:spacing w:val="-8"/>
        </w:rPr>
        <w:t xml:space="preserve"> </w:t>
      </w:r>
      <w:r>
        <w:t>dans</w:t>
      </w:r>
      <w:r>
        <w:rPr>
          <w:spacing w:val="-7"/>
        </w:rPr>
        <w:t xml:space="preserve"> </w:t>
      </w:r>
      <w:r>
        <w:t>l’étude</w:t>
      </w:r>
      <w:r>
        <w:rPr>
          <w:spacing w:val="-7"/>
        </w:rPr>
        <w:t xml:space="preserve"> </w:t>
      </w:r>
      <w:r>
        <w:t>ont</w:t>
      </w:r>
      <w:r>
        <w:rPr>
          <w:spacing w:val="-7"/>
        </w:rPr>
        <w:t xml:space="preserve"> </w:t>
      </w:r>
      <w:r>
        <w:t>une</w:t>
      </w:r>
      <w:r>
        <w:rPr>
          <w:spacing w:val="-7"/>
        </w:rPr>
        <w:t xml:space="preserve"> </w:t>
      </w:r>
      <w:r>
        <w:t>sensibilité</w:t>
      </w:r>
      <w:r>
        <w:rPr>
          <w:spacing w:val="-7"/>
        </w:rPr>
        <w:t xml:space="preserve"> </w:t>
      </w:r>
      <w:r>
        <w:t>accrue</w:t>
      </w:r>
      <w:r>
        <w:rPr>
          <w:spacing w:val="-7"/>
        </w:rPr>
        <w:t xml:space="preserve"> </w:t>
      </w:r>
      <w:r>
        <w:t>à</w:t>
      </w:r>
      <w:r>
        <w:rPr>
          <w:spacing w:val="-8"/>
        </w:rPr>
        <w:t xml:space="preserve"> </w:t>
      </w:r>
      <w:r>
        <w:t>la</w:t>
      </w:r>
      <w:r>
        <w:rPr>
          <w:spacing w:val="-7"/>
        </w:rPr>
        <w:t xml:space="preserve"> </w:t>
      </w:r>
      <w:r>
        <w:t>vitamine</w:t>
      </w:r>
      <w:r>
        <w:rPr>
          <w:spacing w:val="-7"/>
        </w:rPr>
        <w:t xml:space="preserve"> </w:t>
      </w:r>
      <w:r>
        <w:t>D,</w:t>
      </w:r>
      <w:r>
        <w:rPr>
          <w:spacing w:val="-7"/>
        </w:rPr>
        <w:t xml:space="preserve"> </w:t>
      </w:r>
      <w:r>
        <w:t>et</w:t>
      </w:r>
      <w:r>
        <w:rPr>
          <w:spacing w:val="-7"/>
        </w:rPr>
        <w:t xml:space="preserve"> </w:t>
      </w:r>
      <w:r>
        <w:t>donc</w:t>
      </w:r>
      <w:r>
        <w:rPr>
          <w:spacing w:val="-7"/>
        </w:rPr>
        <w:t xml:space="preserve"> </w:t>
      </w:r>
      <w:r>
        <w:t>que</w:t>
      </w:r>
      <w:r>
        <w:rPr>
          <w:spacing w:val="-7"/>
        </w:rPr>
        <w:t xml:space="preserve"> </w:t>
      </w:r>
      <w:r>
        <w:t>le</w:t>
      </w:r>
      <w:r>
        <w:rPr>
          <w:spacing w:val="-7"/>
        </w:rPr>
        <w:t xml:space="preserve"> </w:t>
      </w:r>
      <w:r>
        <w:t>seuil</w:t>
      </w:r>
      <w:r>
        <w:rPr>
          <w:spacing w:val="-8"/>
        </w:rPr>
        <w:t xml:space="preserve"> </w:t>
      </w:r>
      <w:r>
        <w:t>identifié</w:t>
      </w:r>
      <w:r>
        <w:rPr>
          <w:spacing w:val="-7"/>
        </w:rPr>
        <w:t xml:space="preserve"> </w:t>
      </w:r>
      <w:r>
        <w:t>est</w:t>
      </w:r>
      <w:r>
        <w:rPr>
          <w:spacing w:val="-7"/>
        </w:rPr>
        <w:t xml:space="preserve"> </w:t>
      </w:r>
      <w:r>
        <w:t>donc</w:t>
      </w:r>
      <w:r>
        <w:rPr>
          <w:spacing w:val="1"/>
        </w:rPr>
        <w:t xml:space="preserve"> </w:t>
      </w:r>
      <w:r>
        <w:t>conservatif,</w:t>
      </w:r>
      <w:r>
        <w:rPr>
          <w:spacing w:val="-2"/>
        </w:rPr>
        <w:t xml:space="preserve"> </w:t>
      </w:r>
      <w:r>
        <w:t>et</w:t>
      </w:r>
      <w:r>
        <w:rPr>
          <w:spacing w:val="-2"/>
        </w:rPr>
        <w:t xml:space="preserve"> </w:t>
      </w:r>
      <w:r>
        <w:t>augmente</w:t>
      </w:r>
      <w:r>
        <w:rPr>
          <w:spacing w:val="-2"/>
        </w:rPr>
        <w:t xml:space="preserve"> </w:t>
      </w:r>
      <w:r>
        <w:t>l’assurance</w:t>
      </w:r>
      <w:r>
        <w:rPr>
          <w:spacing w:val="-2"/>
        </w:rPr>
        <w:t xml:space="preserve"> </w:t>
      </w:r>
      <w:r>
        <w:t>du</w:t>
      </w:r>
      <w:r>
        <w:rPr>
          <w:spacing w:val="-2"/>
        </w:rPr>
        <w:t xml:space="preserve"> </w:t>
      </w:r>
      <w:r>
        <w:t>seuil</w:t>
      </w:r>
      <w:r>
        <w:rPr>
          <w:spacing w:val="-1"/>
        </w:rPr>
        <w:t xml:space="preserve"> </w:t>
      </w:r>
      <w:r>
        <w:t>NOAEL</w:t>
      </w:r>
      <w:r>
        <w:rPr>
          <w:spacing w:val="-2"/>
        </w:rPr>
        <w:t xml:space="preserve"> </w:t>
      </w:r>
      <w:r>
        <w:t>et</w:t>
      </w:r>
      <w:r>
        <w:rPr>
          <w:spacing w:val="-2"/>
        </w:rPr>
        <w:t xml:space="preserve"> </w:t>
      </w:r>
      <w:r>
        <w:t>LOAEL.</w:t>
      </w:r>
    </w:p>
    <w:p w14:paraId="3A70B442" w14:textId="77777777" w:rsidR="002C0AF8" w:rsidRDefault="003E36B0">
      <w:pPr>
        <w:pStyle w:val="BodyText"/>
        <w:spacing w:line="386" w:lineRule="auto"/>
        <w:ind w:left="111" w:right="126" w:firstLine="223"/>
        <w:jc w:val="both"/>
      </w:pPr>
      <w:r>
        <w:t>Les origines de la dose si basse en vitamine D viennent d’une succession d’évènement débutant</w:t>
      </w:r>
      <w:r>
        <w:rPr>
          <w:spacing w:val="1"/>
        </w:rPr>
        <w:t xml:space="preserve"> </w:t>
      </w:r>
      <w:r>
        <w:t>vers la fin du 19</w:t>
      </w:r>
      <w:r>
        <w:rPr>
          <w:vertAlign w:val="superscript"/>
        </w:rPr>
        <w:t>ème</w:t>
      </w:r>
      <w:r>
        <w:t xml:space="preserve"> début 20</w:t>
      </w:r>
      <w:r>
        <w:rPr>
          <w:vertAlign w:val="superscript"/>
        </w:rPr>
        <w:t>ème</w:t>
      </w:r>
      <w:r>
        <w:t>. Ainsi, plus de 80% des enfants possédaient des déformations asso-</w:t>
      </w:r>
      <w:r>
        <w:rPr>
          <w:spacing w:val="1"/>
        </w:rPr>
        <w:t xml:space="preserve"> </w:t>
      </w:r>
      <w:proofErr w:type="spellStart"/>
      <w:r>
        <w:t>ciés</w:t>
      </w:r>
      <w:proofErr w:type="spellEnd"/>
      <w:r>
        <w:t xml:space="preserve"> au rachitisme ainsi qu’un retard de la croissance osseuse et des difformités osseuses en Europe</w:t>
      </w:r>
      <w:r>
        <w:rPr>
          <w:spacing w:val="-52"/>
        </w:rPr>
        <w:t xml:space="preserve"> </w:t>
      </w:r>
      <w:r>
        <w:t>et sur la côte Est des Etats-Unis. En 1921, Hess et Unger rapportent que l’exposition au soleil gué-</w:t>
      </w:r>
      <w:r>
        <w:rPr>
          <w:spacing w:val="1"/>
        </w:rPr>
        <w:t xml:space="preserve"> </w:t>
      </w:r>
      <w:r>
        <w:t>rissent</w:t>
      </w:r>
      <w:r>
        <w:rPr>
          <w:spacing w:val="7"/>
        </w:rPr>
        <w:t xml:space="preserve"> </w:t>
      </w:r>
      <w:r>
        <w:t>les</w:t>
      </w:r>
      <w:r>
        <w:rPr>
          <w:spacing w:val="8"/>
        </w:rPr>
        <w:t xml:space="preserve"> </w:t>
      </w:r>
      <w:r>
        <w:t>enfants</w:t>
      </w:r>
      <w:r>
        <w:rPr>
          <w:spacing w:val="8"/>
        </w:rPr>
        <w:t xml:space="preserve"> </w:t>
      </w:r>
      <w:r>
        <w:t>du</w:t>
      </w:r>
      <w:r>
        <w:rPr>
          <w:spacing w:val="8"/>
        </w:rPr>
        <w:t xml:space="preserve"> </w:t>
      </w:r>
      <w:r>
        <w:t>rachitisme,</w:t>
      </w:r>
      <w:r>
        <w:rPr>
          <w:spacing w:val="8"/>
        </w:rPr>
        <w:t xml:space="preserve"> </w:t>
      </w:r>
      <w:r>
        <w:t>ce</w:t>
      </w:r>
      <w:r>
        <w:rPr>
          <w:spacing w:val="9"/>
        </w:rPr>
        <w:t xml:space="preserve"> </w:t>
      </w:r>
      <w:r>
        <w:t>qui</w:t>
      </w:r>
      <w:r>
        <w:rPr>
          <w:spacing w:val="8"/>
        </w:rPr>
        <w:t xml:space="preserve"> </w:t>
      </w:r>
      <w:r>
        <w:t>a</w:t>
      </w:r>
      <w:r>
        <w:rPr>
          <w:spacing w:val="8"/>
        </w:rPr>
        <w:t xml:space="preserve"> </w:t>
      </w:r>
      <w:r>
        <w:t>entraîné</w:t>
      </w:r>
      <w:r>
        <w:rPr>
          <w:spacing w:val="8"/>
        </w:rPr>
        <w:t xml:space="preserve"> </w:t>
      </w:r>
      <w:r>
        <w:t>la</w:t>
      </w:r>
      <w:r>
        <w:rPr>
          <w:spacing w:val="8"/>
        </w:rPr>
        <w:t xml:space="preserve"> </w:t>
      </w:r>
      <w:r>
        <w:t>fortification</w:t>
      </w:r>
      <w:r>
        <w:rPr>
          <w:spacing w:val="7"/>
        </w:rPr>
        <w:t xml:space="preserve"> </w:t>
      </w:r>
      <w:r>
        <w:t>du</w:t>
      </w:r>
      <w:r>
        <w:rPr>
          <w:spacing w:val="9"/>
        </w:rPr>
        <w:t xml:space="preserve"> </w:t>
      </w:r>
      <w:r>
        <w:t>lait</w:t>
      </w:r>
      <w:r>
        <w:rPr>
          <w:spacing w:val="8"/>
        </w:rPr>
        <w:t xml:space="preserve"> </w:t>
      </w:r>
      <w:r>
        <w:t>en</w:t>
      </w:r>
      <w:r>
        <w:rPr>
          <w:spacing w:val="8"/>
        </w:rPr>
        <w:t xml:space="preserve"> </w:t>
      </w:r>
      <w:r>
        <w:t>vitamine</w:t>
      </w:r>
      <w:r>
        <w:rPr>
          <w:spacing w:val="8"/>
        </w:rPr>
        <w:t xml:space="preserve"> </w:t>
      </w:r>
      <w:r>
        <w:t>D2</w:t>
      </w:r>
      <w:r>
        <w:rPr>
          <w:spacing w:val="8"/>
        </w:rPr>
        <w:t xml:space="preserve"> </w:t>
      </w:r>
      <w:r>
        <w:t>(produite</w:t>
      </w:r>
      <w:r>
        <w:rPr>
          <w:spacing w:val="-52"/>
        </w:rPr>
        <w:t xml:space="preserve"> </w:t>
      </w:r>
      <w:r>
        <w:t>à partir de l’ergostérol végétal) et d’autres aliments tels que du pain, des boissons gazeuses, de la</w:t>
      </w:r>
      <w:r>
        <w:rPr>
          <w:spacing w:val="1"/>
        </w:rPr>
        <w:t xml:space="preserve"> </w:t>
      </w:r>
      <w:r>
        <w:rPr>
          <w:w w:val="95"/>
        </w:rPr>
        <w:t>bière,</w:t>
      </w:r>
      <w:r>
        <w:rPr>
          <w:spacing w:val="10"/>
          <w:w w:val="95"/>
        </w:rPr>
        <w:t xml:space="preserve"> </w:t>
      </w:r>
      <w:r>
        <w:rPr>
          <w:w w:val="95"/>
        </w:rPr>
        <w:t>de</w:t>
      </w:r>
      <w:r>
        <w:rPr>
          <w:spacing w:val="10"/>
          <w:w w:val="95"/>
        </w:rPr>
        <w:t xml:space="preserve"> </w:t>
      </w:r>
      <w:r>
        <w:rPr>
          <w:w w:val="95"/>
        </w:rPr>
        <w:t>la</w:t>
      </w:r>
      <w:r>
        <w:rPr>
          <w:spacing w:val="10"/>
          <w:w w:val="95"/>
        </w:rPr>
        <w:t xml:space="preserve"> </w:t>
      </w:r>
      <w:r>
        <w:rPr>
          <w:w w:val="95"/>
        </w:rPr>
        <w:t>crème</w:t>
      </w:r>
      <w:r>
        <w:rPr>
          <w:spacing w:val="11"/>
          <w:w w:val="95"/>
        </w:rPr>
        <w:t xml:space="preserve"> </w:t>
      </w:r>
      <w:r>
        <w:rPr>
          <w:w w:val="95"/>
        </w:rPr>
        <w:t>anglaise</w:t>
      </w:r>
      <w:r>
        <w:rPr>
          <w:spacing w:val="10"/>
          <w:w w:val="95"/>
        </w:rPr>
        <w:t xml:space="preserve"> </w:t>
      </w:r>
      <w:r>
        <w:rPr>
          <w:w w:val="95"/>
        </w:rPr>
        <w:t>et</w:t>
      </w:r>
      <w:r>
        <w:rPr>
          <w:spacing w:val="10"/>
          <w:w w:val="95"/>
        </w:rPr>
        <w:t xml:space="preserve"> </w:t>
      </w:r>
      <w:r>
        <w:rPr>
          <w:w w:val="95"/>
        </w:rPr>
        <w:t>même</w:t>
      </w:r>
      <w:r>
        <w:rPr>
          <w:spacing w:val="10"/>
          <w:w w:val="95"/>
        </w:rPr>
        <w:t xml:space="preserve"> </w:t>
      </w:r>
      <w:r>
        <w:rPr>
          <w:w w:val="95"/>
        </w:rPr>
        <w:t>des</w:t>
      </w:r>
      <w:r>
        <w:rPr>
          <w:spacing w:val="11"/>
          <w:w w:val="95"/>
        </w:rPr>
        <w:t xml:space="preserve"> </w:t>
      </w:r>
      <w:r>
        <w:rPr>
          <w:w w:val="95"/>
        </w:rPr>
        <w:t>hot-dogs.</w:t>
      </w:r>
      <w:r>
        <w:rPr>
          <w:spacing w:val="10"/>
          <w:w w:val="95"/>
        </w:rPr>
        <w:t xml:space="preserve"> </w:t>
      </w:r>
      <w:r>
        <w:rPr>
          <w:w w:val="95"/>
        </w:rPr>
        <w:t>Vers</w:t>
      </w:r>
      <w:r>
        <w:rPr>
          <w:spacing w:val="9"/>
          <w:w w:val="95"/>
        </w:rPr>
        <w:t xml:space="preserve"> </w:t>
      </w:r>
      <w:r>
        <w:rPr>
          <w:w w:val="95"/>
        </w:rPr>
        <w:t>les</w:t>
      </w:r>
      <w:r>
        <w:rPr>
          <w:spacing w:val="10"/>
          <w:w w:val="95"/>
        </w:rPr>
        <w:t xml:space="preserve"> </w:t>
      </w:r>
      <w:r>
        <w:rPr>
          <w:w w:val="95"/>
        </w:rPr>
        <w:t>années</w:t>
      </w:r>
      <w:r>
        <w:rPr>
          <w:spacing w:val="10"/>
          <w:w w:val="95"/>
        </w:rPr>
        <w:t xml:space="preserve"> </w:t>
      </w:r>
      <w:r>
        <w:rPr>
          <w:w w:val="95"/>
        </w:rPr>
        <w:t>1950s,</w:t>
      </w:r>
      <w:r>
        <w:rPr>
          <w:spacing w:val="10"/>
          <w:w w:val="95"/>
        </w:rPr>
        <w:t xml:space="preserve"> </w:t>
      </w:r>
      <w:r>
        <w:rPr>
          <w:w w:val="95"/>
        </w:rPr>
        <w:t>plusieurs</w:t>
      </w:r>
      <w:r>
        <w:rPr>
          <w:spacing w:val="11"/>
          <w:w w:val="95"/>
        </w:rPr>
        <w:t xml:space="preserve"> </w:t>
      </w:r>
      <w:r>
        <w:rPr>
          <w:w w:val="95"/>
        </w:rPr>
        <w:t>cas</w:t>
      </w:r>
      <w:r>
        <w:rPr>
          <w:spacing w:val="10"/>
          <w:w w:val="95"/>
        </w:rPr>
        <w:t xml:space="preserve"> </w:t>
      </w:r>
      <w:r>
        <w:rPr>
          <w:w w:val="95"/>
        </w:rPr>
        <w:t>ont</w:t>
      </w:r>
      <w:r>
        <w:rPr>
          <w:spacing w:val="10"/>
          <w:w w:val="95"/>
        </w:rPr>
        <w:t xml:space="preserve"> </w:t>
      </w:r>
      <w:r>
        <w:rPr>
          <w:w w:val="95"/>
        </w:rPr>
        <w:t>été</w:t>
      </w:r>
      <w:r>
        <w:rPr>
          <w:spacing w:val="11"/>
          <w:w w:val="95"/>
        </w:rPr>
        <w:t xml:space="preserve"> </w:t>
      </w:r>
      <w:r>
        <w:rPr>
          <w:w w:val="95"/>
        </w:rPr>
        <w:t>signalé</w:t>
      </w:r>
      <w:r>
        <w:rPr>
          <w:spacing w:val="1"/>
          <w:w w:val="95"/>
        </w:rPr>
        <w:t xml:space="preserve"> </w:t>
      </w:r>
      <w:r>
        <w:t>en Angleterre de nourrissons présentant des anomalies faciales accompagnées d’hypercalcémie et</w:t>
      </w:r>
      <w:r>
        <w:rPr>
          <w:spacing w:val="1"/>
        </w:rPr>
        <w:t xml:space="preserve"> </w:t>
      </w:r>
      <w:r>
        <w:t>de sténose aortique supra-valvulaire. Les médecins concluent indirectement en se basant sur la lit-</w:t>
      </w:r>
      <w:r>
        <w:rPr>
          <w:spacing w:val="1"/>
        </w:rPr>
        <w:t xml:space="preserve"> </w:t>
      </w:r>
      <w:proofErr w:type="spellStart"/>
      <w:r>
        <w:t>térature</w:t>
      </w:r>
      <w:proofErr w:type="spellEnd"/>
      <w:r>
        <w:t xml:space="preserve"> et les données cliniques disponibles qu’il s’agit d’une intoxication à la vitamine D. Cela a</w:t>
      </w:r>
      <w:r>
        <w:rPr>
          <w:spacing w:val="1"/>
        </w:rPr>
        <w:t xml:space="preserve"> </w:t>
      </w:r>
      <w:r>
        <w:t xml:space="preserve">engendré un mouvement contraire où les recommandations sur les doses de vitamine D ont été </w:t>
      </w:r>
      <w:proofErr w:type="spellStart"/>
      <w:r>
        <w:t>éta</w:t>
      </w:r>
      <w:proofErr w:type="spellEnd"/>
      <w:r>
        <w:t>-</w:t>
      </w:r>
      <w:r>
        <w:rPr>
          <w:spacing w:val="-52"/>
        </w:rPr>
        <w:t xml:space="preserve"> </w:t>
      </w:r>
      <w:proofErr w:type="spellStart"/>
      <w:r>
        <w:t>blies</w:t>
      </w:r>
      <w:proofErr w:type="spellEnd"/>
      <w:r>
        <w:t xml:space="preserve"> </w:t>
      </w:r>
      <w:proofErr w:type="spellStart"/>
      <w:r>
        <w:t>conservativement</w:t>
      </w:r>
      <w:proofErr w:type="spellEnd"/>
      <w:r>
        <w:t xml:space="preserve"> afin d’éviter l’hypercalcémie chez les nourrissons, ainsi que l’interdiction</w:t>
      </w:r>
      <w:r>
        <w:rPr>
          <w:spacing w:val="1"/>
        </w:rPr>
        <w:t xml:space="preserve"> </w:t>
      </w:r>
      <w:r>
        <w:t>dans de nombreux pays de fortifier le lait avec de la vitamine D. Cependant, avec rétrospection, la</w:t>
      </w:r>
      <w:r>
        <w:rPr>
          <w:spacing w:val="1"/>
        </w:rPr>
        <w:t xml:space="preserve"> </w:t>
      </w:r>
      <w:r>
        <w:t>littérature suggère que les nourrissons alors rapportés avaient le syndrome de Williams-</w:t>
      </w:r>
      <w:proofErr w:type="spellStart"/>
      <w:r>
        <w:t>Beuren</w:t>
      </w:r>
      <w:proofErr w:type="spellEnd"/>
      <w:r>
        <w:t>, et</w:t>
      </w:r>
      <w:r>
        <w:rPr>
          <w:spacing w:val="1"/>
        </w:rPr>
        <w:t xml:space="preserve"> </w:t>
      </w:r>
      <w:r>
        <w:t>donc étaient hypersensible à la vitamine D et présentaient les symptômes rapportés. Il ne s’agissait</w:t>
      </w:r>
      <w:r>
        <w:rPr>
          <w:spacing w:val="1"/>
        </w:rPr>
        <w:t xml:space="preserve"> </w:t>
      </w:r>
      <w:r>
        <w:t>donc pas d’une situation clinique normale liée à la toxicité vitamine D mais à l’hypersensibilité à la</w:t>
      </w:r>
      <w:r>
        <w:rPr>
          <w:spacing w:val="-52"/>
        </w:rPr>
        <w:t xml:space="preserve"> </w:t>
      </w:r>
      <w:r>
        <w:t>vitamine</w:t>
      </w:r>
      <w:r>
        <w:rPr>
          <w:spacing w:val="-2"/>
        </w:rPr>
        <w:t xml:space="preserve"> </w:t>
      </w:r>
      <w:r>
        <w:t>D</w:t>
      </w:r>
      <w:r>
        <w:rPr>
          <w:spacing w:val="-1"/>
        </w:rPr>
        <w:t xml:space="preserve"> </w:t>
      </w:r>
      <w:r>
        <w:t>(Holick</w:t>
      </w:r>
      <w:r>
        <w:rPr>
          <w:spacing w:val="-1"/>
        </w:rPr>
        <w:t xml:space="preserve"> </w:t>
      </w:r>
      <w:hyperlink w:anchor="_bookmark80" w:history="1">
        <w:r>
          <w:t>2015</w:t>
        </w:r>
      </w:hyperlink>
      <w:r>
        <w:t>).</w:t>
      </w:r>
    </w:p>
    <w:p w14:paraId="10C010BC" w14:textId="77777777" w:rsidR="002C0AF8" w:rsidRDefault="002C0AF8">
      <w:pPr>
        <w:spacing w:line="386" w:lineRule="auto"/>
        <w:jc w:val="both"/>
        <w:sectPr w:rsidR="002C0AF8">
          <w:pgSz w:w="11910" w:h="16840"/>
          <w:pgMar w:top="1580" w:right="1620" w:bottom="1140" w:left="1300" w:header="0" w:footer="944" w:gutter="0"/>
          <w:cols w:space="720"/>
        </w:sectPr>
      </w:pPr>
    </w:p>
    <w:p w14:paraId="62E7710D" w14:textId="66455A53" w:rsidR="002C0AF8" w:rsidRDefault="003E36B0" w:rsidP="00E818E0">
      <w:pPr>
        <w:pStyle w:val="ListParagraph"/>
        <w:numPr>
          <w:ilvl w:val="0"/>
          <w:numId w:val="1"/>
        </w:numPr>
        <w:tabs>
          <w:tab w:val="left" w:pos="552"/>
        </w:tabs>
        <w:spacing w:line="360" w:lineRule="auto"/>
        <w:ind w:hanging="435"/>
        <w:jc w:val="both"/>
        <w:rPr>
          <w:rFonts w:ascii="Arial" w:hAnsi="Arial"/>
          <w:b/>
          <w:sz w:val="41"/>
        </w:rPr>
      </w:pPr>
      <w:bookmarkStart w:id="84" w:name="Vitamine_D_et_système_immunitaire"/>
      <w:bookmarkStart w:id="85" w:name="_bookmark35"/>
      <w:bookmarkEnd w:id="84"/>
      <w:bookmarkEnd w:id="85"/>
      <w:r>
        <w:rPr>
          <w:rFonts w:ascii="Arial" w:hAnsi="Arial"/>
          <w:b/>
          <w:sz w:val="41"/>
        </w:rPr>
        <w:lastRenderedPageBreak/>
        <w:t>Vitamine</w:t>
      </w:r>
      <w:r>
        <w:rPr>
          <w:rFonts w:ascii="Arial" w:hAnsi="Arial"/>
          <w:b/>
          <w:spacing w:val="-8"/>
          <w:sz w:val="41"/>
        </w:rPr>
        <w:t xml:space="preserve"> </w:t>
      </w:r>
      <w:r>
        <w:rPr>
          <w:rFonts w:ascii="Arial" w:hAnsi="Arial"/>
          <w:b/>
          <w:sz w:val="41"/>
        </w:rPr>
        <w:t>D</w:t>
      </w:r>
      <w:r>
        <w:rPr>
          <w:rFonts w:ascii="Arial" w:hAnsi="Arial"/>
          <w:b/>
          <w:spacing w:val="-8"/>
          <w:sz w:val="41"/>
        </w:rPr>
        <w:t xml:space="preserve"> </w:t>
      </w:r>
      <w:r>
        <w:rPr>
          <w:rFonts w:ascii="Arial" w:hAnsi="Arial"/>
          <w:b/>
          <w:sz w:val="41"/>
        </w:rPr>
        <w:t>et</w:t>
      </w:r>
      <w:r>
        <w:rPr>
          <w:rFonts w:ascii="Arial" w:hAnsi="Arial"/>
          <w:b/>
          <w:spacing w:val="-8"/>
          <w:sz w:val="41"/>
        </w:rPr>
        <w:t xml:space="preserve"> </w:t>
      </w:r>
      <w:r>
        <w:rPr>
          <w:rFonts w:ascii="Arial" w:hAnsi="Arial"/>
          <w:b/>
          <w:sz w:val="41"/>
        </w:rPr>
        <w:t>système</w:t>
      </w:r>
      <w:r>
        <w:rPr>
          <w:rFonts w:ascii="Arial" w:hAnsi="Arial"/>
          <w:b/>
          <w:spacing w:val="-8"/>
          <w:sz w:val="41"/>
        </w:rPr>
        <w:t xml:space="preserve"> </w:t>
      </w:r>
      <w:r>
        <w:rPr>
          <w:rFonts w:ascii="Arial" w:hAnsi="Arial"/>
          <w:b/>
          <w:sz w:val="41"/>
        </w:rPr>
        <w:t>immunitaire</w:t>
      </w:r>
    </w:p>
    <w:p w14:paraId="7BF1414D" w14:textId="77777777" w:rsidR="002C0AF8" w:rsidRDefault="003E36B0" w:rsidP="00E818E0">
      <w:pPr>
        <w:pStyle w:val="Heading2"/>
        <w:numPr>
          <w:ilvl w:val="1"/>
          <w:numId w:val="1"/>
        </w:numPr>
        <w:tabs>
          <w:tab w:val="left" w:pos="665"/>
        </w:tabs>
        <w:spacing w:line="360" w:lineRule="auto"/>
        <w:ind w:hanging="548"/>
      </w:pPr>
      <w:bookmarkStart w:id="86" w:name="Action_de_la_vitamine_D_sur_les_cellules"/>
      <w:bookmarkStart w:id="87" w:name="_bookmark36"/>
      <w:bookmarkEnd w:id="86"/>
      <w:bookmarkEnd w:id="87"/>
      <w:r>
        <w:rPr>
          <w:spacing w:val="-1"/>
        </w:rPr>
        <w:t>Action</w:t>
      </w:r>
      <w:r>
        <w:rPr>
          <w:spacing w:val="-10"/>
        </w:rPr>
        <w:t xml:space="preserve"> </w:t>
      </w:r>
      <w:r>
        <w:t>de</w:t>
      </w:r>
      <w:r>
        <w:rPr>
          <w:spacing w:val="-9"/>
        </w:rPr>
        <w:t xml:space="preserve"> </w:t>
      </w:r>
      <w:r>
        <w:t>la</w:t>
      </w:r>
      <w:r>
        <w:rPr>
          <w:spacing w:val="-9"/>
        </w:rPr>
        <w:t xml:space="preserve"> </w:t>
      </w:r>
      <w:r>
        <w:t>vitamine</w:t>
      </w:r>
      <w:r>
        <w:rPr>
          <w:spacing w:val="-9"/>
        </w:rPr>
        <w:t xml:space="preserve"> </w:t>
      </w:r>
      <w:r>
        <w:t>D</w:t>
      </w:r>
      <w:r>
        <w:rPr>
          <w:spacing w:val="-9"/>
        </w:rPr>
        <w:t xml:space="preserve"> </w:t>
      </w:r>
      <w:r>
        <w:t>sur</w:t>
      </w:r>
      <w:r>
        <w:rPr>
          <w:spacing w:val="-9"/>
        </w:rPr>
        <w:t xml:space="preserve"> </w:t>
      </w:r>
      <w:r>
        <w:t>les</w:t>
      </w:r>
      <w:r>
        <w:rPr>
          <w:spacing w:val="-10"/>
        </w:rPr>
        <w:t xml:space="preserve"> </w:t>
      </w:r>
      <w:r>
        <w:t>cellules</w:t>
      </w:r>
      <w:r>
        <w:rPr>
          <w:spacing w:val="-9"/>
        </w:rPr>
        <w:t xml:space="preserve"> </w:t>
      </w:r>
      <w:r>
        <w:t>immunitaires</w:t>
      </w:r>
    </w:p>
    <w:p w14:paraId="0455B5ED" w14:textId="77777777" w:rsidR="002C0AF8" w:rsidRDefault="003E36B0" w:rsidP="00E818E0">
      <w:pPr>
        <w:pStyle w:val="BodyText"/>
        <w:spacing w:line="360" w:lineRule="auto"/>
        <w:ind w:left="110" w:right="127" w:firstLine="225"/>
        <w:jc w:val="both"/>
      </w:pPr>
      <w:commentRangeStart w:id="88"/>
      <w:r>
        <w:t>La vitamine D exerce son effet sur le système immunitaire grâce à la présence de la 1-α-</w:t>
      </w:r>
      <w:r>
        <w:rPr>
          <w:spacing w:val="1"/>
        </w:rPr>
        <w:t xml:space="preserve"> </w:t>
      </w:r>
      <w:r>
        <w:t>hydroxylase</w:t>
      </w:r>
      <w:r>
        <w:rPr>
          <w:spacing w:val="1"/>
        </w:rPr>
        <w:t xml:space="preserve"> </w:t>
      </w:r>
      <w:r>
        <w:t>aussi</w:t>
      </w:r>
      <w:r>
        <w:rPr>
          <w:spacing w:val="1"/>
        </w:rPr>
        <w:t xml:space="preserve"> </w:t>
      </w:r>
      <w:r>
        <w:t>appelée</w:t>
      </w:r>
      <w:r>
        <w:rPr>
          <w:spacing w:val="1"/>
        </w:rPr>
        <w:t xml:space="preserve"> </w:t>
      </w:r>
      <w:r>
        <w:t>cytochrome</w:t>
      </w:r>
      <w:r>
        <w:rPr>
          <w:spacing w:val="1"/>
        </w:rPr>
        <w:t xml:space="preserve"> </w:t>
      </w:r>
      <w:r>
        <w:t>CYP27B1,</w:t>
      </w:r>
      <w:r>
        <w:rPr>
          <w:spacing w:val="1"/>
        </w:rPr>
        <w:t xml:space="preserve"> </w:t>
      </w:r>
      <w:r>
        <w:t>permettant</w:t>
      </w:r>
      <w:r>
        <w:rPr>
          <w:spacing w:val="1"/>
        </w:rPr>
        <w:t xml:space="preserve"> </w:t>
      </w:r>
      <w:r>
        <w:t>la</w:t>
      </w:r>
      <w:r>
        <w:rPr>
          <w:spacing w:val="1"/>
        </w:rPr>
        <w:t xml:space="preserve"> </w:t>
      </w:r>
      <w:r>
        <w:t>conversion</w:t>
      </w:r>
      <w:r>
        <w:rPr>
          <w:spacing w:val="1"/>
        </w:rPr>
        <w:t xml:space="preserve"> </w:t>
      </w:r>
      <w:r>
        <w:t>du</w:t>
      </w:r>
      <w:r>
        <w:rPr>
          <w:spacing w:val="1"/>
        </w:rPr>
        <w:t xml:space="preserve"> </w:t>
      </w:r>
      <w:r>
        <w:t>25(OH)</w:t>
      </w:r>
      <w:r>
        <w:rPr>
          <w:vertAlign w:val="subscript"/>
        </w:rPr>
        <w:t>2</w:t>
      </w:r>
      <w:r>
        <w:t>D</w:t>
      </w:r>
      <w:r>
        <w:rPr>
          <w:vertAlign w:val="subscript"/>
        </w:rPr>
        <w:t>3</w:t>
      </w:r>
      <w:r>
        <w:rPr>
          <w:spacing w:val="1"/>
        </w:rPr>
        <w:t xml:space="preserve"> </w:t>
      </w:r>
      <w:r>
        <w:t>(</w:t>
      </w:r>
      <w:proofErr w:type="spellStart"/>
      <w:r>
        <w:t>calcidiol</w:t>
      </w:r>
      <w:proofErr w:type="spellEnd"/>
      <w:r>
        <w:t>) en 1,25(OH)</w:t>
      </w:r>
      <w:r>
        <w:rPr>
          <w:vertAlign w:val="subscript"/>
        </w:rPr>
        <w:t>2</w:t>
      </w:r>
      <w:r>
        <w:t>D</w:t>
      </w:r>
      <w:r>
        <w:rPr>
          <w:vertAlign w:val="subscript"/>
        </w:rPr>
        <w:t>3</w:t>
      </w:r>
      <w:r>
        <w:t xml:space="preserve"> (calcitriol), la forme active de la vitamine D</w:t>
      </w:r>
      <w:r>
        <w:rPr>
          <w:vertAlign w:val="subscript"/>
        </w:rPr>
        <w:t>3</w:t>
      </w:r>
      <w:r>
        <w:t>. Ainsi, cette forme active</w:t>
      </w:r>
      <w:r>
        <w:rPr>
          <w:spacing w:val="1"/>
        </w:rPr>
        <w:t xml:space="preserve"> </w:t>
      </w:r>
      <w:r>
        <w:t>est responsable des actions sur le système immunitaire, en se liant à son récepteur, le VDR. Ce</w:t>
      </w:r>
      <w:r>
        <w:rPr>
          <w:spacing w:val="1"/>
        </w:rPr>
        <w:t xml:space="preserve"> </w:t>
      </w:r>
      <w:r>
        <w:t>récepteur</w:t>
      </w:r>
      <w:r>
        <w:rPr>
          <w:spacing w:val="-4"/>
        </w:rPr>
        <w:t xml:space="preserve"> </w:t>
      </w:r>
      <w:r>
        <w:t>fait</w:t>
      </w:r>
      <w:r>
        <w:rPr>
          <w:spacing w:val="-4"/>
        </w:rPr>
        <w:t xml:space="preserve"> </w:t>
      </w:r>
      <w:r>
        <w:t>partie</w:t>
      </w:r>
      <w:r>
        <w:rPr>
          <w:spacing w:val="-3"/>
        </w:rPr>
        <w:t xml:space="preserve"> </w:t>
      </w:r>
      <w:r>
        <w:t>de</w:t>
      </w:r>
      <w:r>
        <w:rPr>
          <w:spacing w:val="-4"/>
        </w:rPr>
        <w:t xml:space="preserve"> </w:t>
      </w:r>
      <w:r>
        <w:t>la</w:t>
      </w:r>
      <w:r>
        <w:rPr>
          <w:spacing w:val="-4"/>
        </w:rPr>
        <w:t xml:space="preserve"> </w:t>
      </w:r>
      <w:r>
        <w:t>famille</w:t>
      </w:r>
      <w:r>
        <w:rPr>
          <w:spacing w:val="-3"/>
        </w:rPr>
        <w:t xml:space="preserve"> </w:t>
      </w:r>
      <w:r>
        <w:t>des</w:t>
      </w:r>
      <w:r>
        <w:rPr>
          <w:spacing w:val="-4"/>
        </w:rPr>
        <w:t xml:space="preserve"> </w:t>
      </w:r>
      <w:r>
        <w:t>récepteurs</w:t>
      </w:r>
      <w:r>
        <w:rPr>
          <w:spacing w:val="-4"/>
        </w:rPr>
        <w:t xml:space="preserve"> </w:t>
      </w:r>
      <w:r>
        <w:t>nucléaires,</w:t>
      </w:r>
      <w:r>
        <w:rPr>
          <w:spacing w:val="-3"/>
        </w:rPr>
        <w:t xml:space="preserve"> </w:t>
      </w:r>
      <w:r>
        <w:t>et</w:t>
      </w:r>
      <w:r>
        <w:rPr>
          <w:spacing w:val="-4"/>
        </w:rPr>
        <w:t xml:space="preserve"> </w:t>
      </w:r>
      <w:r>
        <w:t>régule</w:t>
      </w:r>
      <w:r>
        <w:rPr>
          <w:spacing w:val="-3"/>
        </w:rPr>
        <w:t xml:space="preserve"> </w:t>
      </w:r>
      <w:r>
        <w:t>la</w:t>
      </w:r>
      <w:r>
        <w:rPr>
          <w:spacing w:val="-4"/>
        </w:rPr>
        <w:t xml:space="preserve"> </w:t>
      </w:r>
      <w:r>
        <w:t>transcription</w:t>
      </w:r>
      <w:r>
        <w:rPr>
          <w:spacing w:val="-4"/>
        </w:rPr>
        <w:t xml:space="preserve"> </w:t>
      </w:r>
      <w:r>
        <w:t>en</w:t>
      </w:r>
      <w:r>
        <w:rPr>
          <w:spacing w:val="-3"/>
        </w:rPr>
        <w:t xml:space="preserve"> </w:t>
      </w:r>
      <w:r>
        <w:t>se</w:t>
      </w:r>
      <w:r>
        <w:rPr>
          <w:spacing w:val="-4"/>
        </w:rPr>
        <w:t xml:space="preserve"> </w:t>
      </w:r>
      <w:r>
        <w:t>liant</w:t>
      </w:r>
      <w:r>
        <w:rPr>
          <w:spacing w:val="-4"/>
        </w:rPr>
        <w:t xml:space="preserve"> </w:t>
      </w:r>
      <w:r>
        <w:t>à</w:t>
      </w:r>
      <w:r>
        <w:rPr>
          <w:spacing w:val="-3"/>
        </w:rPr>
        <w:t xml:space="preserve"> </w:t>
      </w:r>
      <w:r>
        <w:t>un</w:t>
      </w:r>
      <w:r>
        <w:rPr>
          <w:spacing w:val="1"/>
        </w:rPr>
        <w:t xml:space="preserve"> </w:t>
      </w:r>
      <w:r>
        <w:t xml:space="preserve">domaine de liaison à l’ADN appelé VDRE (Vitamin D Response </w:t>
      </w:r>
      <w:proofErr w:type="spellStart"/>
      <w:r>
        <w:t>Element</w:t>
      </w:r>
      <w:proofErr w:type="spellEnd"/>
      <w:r>
        <w:t>). La liaison du calcitriol</w:t>
      </w:r>
      <w:r>
        <w:rPr>
          <w:spacing w:val="1"/>
        </w:rPr>
        <w:t xml:space="preserve"> </w:t>
      </w:r>
      <w:r>
        <w:t>sur</w:t>
      </w:r>
      <w:r>
        <w:rPr>
          <w:spacing w:val="-5"/>
        </w:rPr>
        <w:t xml:space="preserve"> </w:t>
      </w:r>
      <w:r>
        <w:t>le</w:t>
      </w:r>
      <w:r>
        <w:rPr>
          <w:spacing w:val="-4"/>
        </w:rPr>
        <w:t xml:space="preserve"> </w:t>
      </w:r>
      <w:r>
        <w:t>VDR</w:t>
      </w:r>
      <w:r>
        <w:rPr>
          <w:spacing w:val="-4"/>
        </w:rPr>
        <w:t xml:space="preserve"> </w:t>
      </w:r>
      <w:r>
        <w:t>crée</w:t>
      </w:r>
      <w:r>
        <w:rPr>
          <w:spacing w:val="-4"/>
        </w:rPr>
        <w:t xml:space="preserve"> </w:t>
      </w:r>
      <w:r>
        <w:t>un</w:t>
      </w:r>
      <w:r>
        <w:rPr>
          <w:spacing w:val="-4"/>
        </w:rPr>
        <w:t xml:space="preserve"> </w:t>
      </w:r>
      <w:r>
        <w:t>complexe</w:t>
      </w:r>
      <w:r>
        <w:rPr>
          <w:spacing w:val="-4"/>
        </w:rPr>
        <w:t xml:space="preserve"> </w:t>
      </w:r>
      <w:r>
        <w:t>protéique</w:t>
      </w:r>
      <w:r>
        <w:rPr>
          <w:spacing w:val="-4"/>
        </w:rPr>
        <w:t xml:space="preserve"> </w:t>
      </w:r>
      <w:r>
        <w:t>qui</w:t>
      </w:r>
      <w:r>
        <w:rPr>
          <w:spacing w:val="-4"/>
        </w:rPr>
        <w:t xml:space="preserve"> </w:t>
      </w:r>
      <w:r>
        <w:t>permet</w:t>
      </w:r>
      <w:r>
        <w:rPr>
          <w:spacing w:val="-5"/>
        </w:rPr>
        <w:t xml:space="preserve"> </w:t>
      </w:r>
      <w:r>
        <w:t>de</w:t>
      </w:r>
      <w:r>
        <w:rPr>
          <w:spacing w:val="-4"/>
        </w:rPr>
        <w:t xml:space="preserve"> </w:t>
      </w:r>
      <w:r>
        <w:t>modifier</w:t>
      </w:r>
      <w:r>
        <w:rPr>
          <w:spacing w:val="-4"/>
        </w:rPr>
        <w:t xml:space="preserve"> </w:t>
      </w:r>
      <w:r>
        <w:t>la</w:t>
      </w:r>
      <w:r>
        <w:rPr>
          <w:spacing w:val="-4"/>
        </w:rPr>
        <w:t xml:space="preserve"> </w:t>
      </w:r>
      <w:r>
        <w:t>transcription</w:t>
      </w:r>
      <w:r>
        <w:rPr>
          <w:spacing w:val="-4"/>
        </w:rPr>
        <w:t xml:space="preserve"> </w:t>
      </w:r>
      <w:r>
        <w:t>des</w:t>
      </w:r>
      <w:r>
        <w:rPr>
          <w:spacing w:val="-4"/>
        </w:rPr>
        <w:t xml:space="preserve"> </w:t>
      </w:r>
      <w:r>
        <w:t>gènes</w:t>
      </w:r>
      <w:r>
        <w:rPr>
          <w:spacing w:val="-4"/>
        </w:rPr>
        <w:t xml:space="preserve"> </w:t>
      </w:r>
      <w:r>
        <w:t>cibles.</w:t>
      </w:r>
      <w:commentRangeEnd w:id="88"/>
      <w:r w:rsidR="008D0EB3">
        <w:rPr>
          <w:rStyle w:val="CommentReference"/>
        </w:rPr>
        <w:commentReference w:id="88"/>
      </w:r>
    </w:p>
    <w:p w14:paraId="6730F3C7" w14:textId="77777777" w:rsidR="002C0AF8" w:rsidRDefault="003E36B0">
      <w:pPr>
        <w:pStyle w:val="BodyText"/>
        <w:spacing w:line="386" w:lineRule="auto"/>
        <w:ind w:left="117" w:right="135" w:firstLine="218"/>
        <w:jc w:val="both"/>
      </w:pPr>
      <w:commentRangeStart w:id="89"/>
      <w:r>
        <w:rPr>
          <w:w w:val="95"/>
        </w:rPr>
        <w:t>L’action</w:t>
      </w:r>
      <w:r>
        <w:rPr>
          <w:spacing w:val="9"/>
          <w:w w:val="95"/>
        </w:rPr>
        <w:t xml:space="preserve"> </w:t>
      </w:r>
      <w:r>
        <w:rPr>
          <w:w w:val="95"/>
        </w:rPr>
        <w:t>de</w:t>
      </w:r>
      <w:r>
        <w:rPr>
          <w:spacing w:val="11"/>
          <w:w w:val="95"/>
        </w:rPr>
        <w:t xml:space="preserve"> </w:t>
      </w:r>
      <w:r>
        <w:rPr>
          <w:w w:val="95"/>
        </w:rPr>
        <w:t>la</w:t>
      </w:r>
      <w:r>
        <w:rPr>
          <w:spacing w:val="10"/>
          <w:w w:val="95"/>
        </w:rPr>
        <w:t xml:space="preserve"> </w:t>
      </w:r>
      <w:r>
        <w:rPr>
          <w:w w:val="95"/>
        </w:rPr>
        <w:t>vitamine</w:t>
      </w:r>
      <w:r>
        <w:rPr>
          <w:spacing w:val="11"/>
          <w:w w:val="95"/>
        </w:rPr>
        <w:t xml:space="preserve"> </w:t>
      </w:r>
      <w:r>
        <w:rPr>
          <w:w w:val="95"/>
        </w:rPr>
        <w:t>D</w:t>
      </w:r>
      <w:r>
        <w:rPr>
          <w:spacing w:val="11"/>
          <w:w w:val="95"/>
        </w:rPr>
        <w:t xml:space="preserve"> </w:t>
      </w:r>
      <w:r>
        <w:rPr>
          <w:w w:val="95"/>
        </w:rPr>
        <w:t>peut</w:t>
      </w:r>
      <w:r>
        <w:rPr>
          <w:spacing w:val="10"/>
          <w:w w:val="95"/>
        </w:rPr>
        <w:t xml:space="preserve"> </w:t>
      </w:r>
      <w:r>
        <w:rPr>
          <w:w w:val="95"/>
        </w:rPr>
        <w:t>être</w:t>
      </w:r>
      <w:r>
        <w:rPr>
          <w:spacing w:val="11"/>
          <w:w w:val="95"/>
        </w:rPr>
        <w:t xml:space="preserve"> </w:t>
      </w:r>
      <w:r>
        <w:rPr>
          <w:w w:val="95"/>
        </w:rPr>
        <w:t>jugée</w:t>
      </w:r>
      <w:r>
        <w:rPr>
          <w:spacing w:val="11"/>
          <w:w w:val="95"/>
        </w:rPr>
        <w:t xml:space="preserve"> </w:t>
      </w:r>
      <w:proofErr w:type="spellStart"/>
      <w:r>
        <w:rPr>
          <w:w w:val="95"/>
        </w:rPr>
        <w:t>intracrine</w:t>
      </w:r>
      <w:proofErr w:type="spellEnd"/>
      <w:r>
        <w:rPr>
          <w:spacing w:val="11"/>
          <w:w w:val="95"/>
        </w:rPr>
        <w:t xml:space="preserve"> </w:t>
      </w:r>
      <w:r>
        <w:rPr>
          <w:w w:val="95"/>
        </w:rPr>
        <w:t>puisqu’elle</w:t>
      </w:r>
      <w:r>
        <w:rPr>
          <w:spacing w:val="10"/>
          <w:w w:val="95"/>
        </w:rPr>
        <w:t xml:space="preserve"> </w:t>
      </w:r>
      <w:r>
        <w:rPr>
          <w:w w:val="95"/>
        </w:rPr>
        <w:t>se</w:t>
      </w:r>
      <w:r>
        <w:rPr>
          <w:spacing w:val="11"/>
          <w:w w:val="95"/>
        </w:rPr>
        <w:t xml:space="preserve"> </w:t>
      </w:r>
      <w:r>
        <w:rPr>
          <w:w w:val="95"/>
        </w:rPr>
        <w:t>déroule</w:t>
      </w:r>
      <w:r>
        <w:rPr>
          <w:spacing w:val="11"/>
          <w:w w:val="95"/>
        </w:rPr>
        <w:t xml:space="preserve"> </w:t>
      </w:r>
      <w:r>
        <w:rPr>
          <w:w w:val="95"/>
        </w:rPr>
        <w:t>à</w:t>
      </w:r>
      <w:r>
        <w:rPr>
          <w:spacing w:val="11"/>
          <w:w w:val="95"/>
        </w:rPr>
        <w:t xml:space="preserve"> </w:t>
      </w:r>
      <w:r>
        <w:rPr>
          <w:w w:val="95"/>
        </w:rPr>
        <w:t>l’intérieur</w:t>
      </w:r>
      <w:r>
        <w:rPr>
          <w:spacing w:val="10"/>
          <w:w w:val="95"/>
        </w:rPr>
        <w:t xml:space="preserve"> </w:t>
      </w:r>
      <w:r>
        <w:rPr>
          <w:w w:val="95"/>
        </w:rPr>
        <w:t>de</w:t>
      </w:r>
      <w:r>
        <w:rPr>
          <w:spacing w:val="11"/>
          <w:w w:val="95"/>
        </w:rPr>
        <w:t xml:space="preserve"> </w:t>
      </w:r>
      <w:r>
        <w:rPr>
          <w:w w:val="95"/>
        </w:rPr>
        <w:t>la</w:t>
      </w:r>
      <w:r>
        <w:rPr>
          <w:spacing w:val="11"/>
          <w:w w:val="95"/>
        </w:rPr>
        <w:t xml:space="preserve"> </w:t>
      </w:r>
      <w:r>
        <w:rPr>
          <w:w w:val="95"/>
        </w:rPr>
        <w:t>cellule,</w:t>
      </w:r>
      <w:r>
        <w:rPr>
          <w:spacing w:val="-50"/>
          <w:w w:val="95"/>
        </w:rPr>
        <w:t xml:space="preserve"> </w:t>
      </w:r>
      <w:r>
        <w:t>et</w:t>
      </w:r>
      <w:r>
        <w:rPr>
          <w:spacing w:val="-2"/>
        </w:rPr>
        <w:t xml:space="preserve"> </w:t>
      </w:r>
      <w:r>
        <w:t>non</w:t>
      </w:r>
      <w:r>
        <w:rPr>
          <w:spacing w:val="-2"/>
        </w:rPr>
        <w:t xml:space="preserve"> </w:t>
      </w:r>
      <w:r>
        <w:t>à</w:t>
      </w:r>
      <w:r>
        <w:rPr>
          <w:spacing w:val="-2"/>
        </w:rPr>
        <w:t xml:space="preserve"> </w:t>
      </w:r>
      <w:r>
        <w:t>l’extérieur</w:t>
      </w:r>
      <w:r>
        <w:rPr>
          <w:spacing w:val="-3"/>
        </w:rPr>
        <w:t xml:space="preserve"> </w:t>
      </w:r>
      <w:r>
        <w:t>de</w:t>
      </w:r>
      <w:r>
        <w:rPr>
          <w:spacing w:val="-2"/>
        </w:rPr>
        <w:t xml:space="preserve"> </w:t>
      </w:r>
      <w:r>
        <w:t>la</w:t>
      </w:r>
      <w:r>
        <w:rPr>
          <w:spacing w:val="-2"/>
        </w:rPr>
        <w:t xml:space="preserve"> </w:t>
      </w:r>
      <w:r>
        <w:t>cellule,</w:t>
      </w:r>
      <w:r>
        <w:rPr>
          <w:spacing w:val="-2"/>
        </w:rPr>
        <w:t xml:space="preserve"> </w:t>
      </w:r>
      <w:r>
        <w:t>ce</w:t>
      </w:r>
      <w:r>
        <w:rPr>
          <w:spacing w:val="-2"/>
        </w:rPr>
        <w:t xml:space="preserve"> </w:t>
      </w:r>
      <w:r>
        <w:t>qui</w:t>
      </w:r>
      <w:r>
        <w:rPr>
          <w:spacing w:val="-2"/>
        </w:rPr>
        <w:t xml:space="preserve"> </w:t>
      </w:r>
      <w:r>
        <w:t>correspondrait</w:t>
      </w:r>
      <w:r>
        <w:rPr>
          <w:spacing w:val="-2"/>
        </w:rPr>
        <w:t xml:space="preserve"> </w:t>
      </w:r>
      <w:r>
        <w:t>à</w:t>
      </w:r>
      <w:r>
        <w:rPr>
          <w:spacing w:val="-2"/>
        </w:rPr>
        <w:t xml:space="preserve"> </w:t>
      </w:r>
      <w:r>
        <w:t>une</w:t>
      </w:r>
      <w:r>
        <w:rPr>
          <w:spacing w:val="-2"/>
        </w:rPr>
        <w:t xml:space="preserve"> </w:t>
      </w:r>
      <w:r>
        <w:t>action</w:t>
      </w:r>
      <w:r>
        <w:rPr>
          <w:spacing w:val="-2"/>
        </w:rPr>
        <w:t xml:space="preserve"> </w:t>
      </w:r>
      <w:r>
        <w:t>autocrine</w:t>
      </w:r>
      <w:commentRangeEnd w:id="89"/>
      <w:r w:rsidR="007D3F07">
        <w:rPr>
          <w:rStyle w:val="CommentReference"/>
        </w:rPr>
        <w:commentReference w:id="89"/>
      </w:r>
      <w:r>
        <w:t>.</w:t>
      </w:r>
    </w:p>
    <w:p w14:paraId="45DEC64A" w14:textId="77777777" w:rsidR="002C0AF8" w:rsidRDefault="003E36B0">
      <w:pPr>
        <w:pStyle w:val="BodyText"/>
        <w:spacing w:before="29" w:line="406" w:lineRule="exact"/>
        <w:ind w:left="117" w:right="124" w:firstLine="218"/>
        <w:jc w:val="both"/>
        <w:pPrChange w:id="90" w:author="Jean Pascal De Bandt" w:date="2023-01-19T10:46:00Z">
          <w:pPr>
            <w:pStyle w:val="BodyText"/>
            <w:spacing w:before="29" w:line="406" w:lineRule="exact"/>
            <w:ind w:left="117" w:right="124" w:firstLine="218"/>
            <w:jc w:val="right"/>
          </w:pPr>
        </w:pPrChange>
      </w:pPr>
      <w:r>
        <w:t>Plusieurs</w:t>
      </w:r>
      <w:r>
        <w:rPr>
          <w:spacing w:val="6"/>
        </w:rPr>
        <w:t xml:space="preserve"> </w:t>
      </w:r>
      <w:r>
        <w:t>cellules</w:t>
      </w:r>
      <w:r>
        <w:rPr>
          <w:spacing w:val="6"/>
        </w:rPr>
        <w:t xml:space="preserve"> </w:t>
      </w:r>
      <w:r>
        <w:t>immunitaires</w:t>
      </w:r>
      <w:r>
        <w:rPr>
          <w:spacing w:val="60"/>
        </w:rPr>
        <w:t xml:space="preserve"> </w:t>
      </w:r>
      <w:r>
        <w:t>peuvent</w:t>
      </w:r>
      <w:r>
        <w:rPr>
          <w:spacing w:val="61"/>
        </w:rPr>
        <w:t xml:space="preserve"> </w:t>
      </w:r>
      <w:r>
        <w:t>synthétiser</w:t>
      </w:r>
      <w:r>
        <w:rPr>
          <w:spacing w:val="60"/>
        </w:rPr>
        <w:t xml:space="preserve"> </w:t>
      </w:r>
      <w:r>
        <w:t>l’enzyme</w:t>
      </w:r>
      <w:r>
        <w:rPr>
          <w:spacing w:val="60"/>
        </w:rPr>
        <w:t xml:space="preserve"> </w:t>
      </w:r>
      <w:r>
        <w:t>clé</w:t>
      </w:r>
      <w:r>
        <w:rPr>
          <w:spacing w:val="61"/>
        </w:rPr>
        <w:t xml:space="preserve"> </w:t>
      </w:r>
      <w:r>
        <w:t>permettant</w:t>
      </w:r>
      <w:r>
        <w:rPr>
          <w:spacing w:val="60"/>
        </w:rPr>
        <w:t xml:space="preserve"> </w:t>
      </w:r>
      <w:r>
        <w:t>la</w:t>
      </w:r>
      <w:r>
        <w:rPr>
          <w:spacing w:val="59"/>
        </w:rPr>
        <w:t xml:space="preserve"> </w:t>
      </w:r>
      <w:r>
        <w:t>conversion</w:t>
      </w:r>
      <w:r>
        <w:rPr>
          <w:spacing w:val="1"/>
        </w:rPr>
        <w:t xml:space="preserve"> </w:t>
      </w:r>
      <w:r>
        <w:t>du</w:t>
      </w:r>
      <w:r>
        <w:rPr>
          <w:spacing w:val="6"/>
        </w:rPr>
        <w:t xml:space="preserve"> </w:t>
      </w:r>
      <w:r>
        <w:t>25(OH)</w:t>
      </w:r>
      <w:r>
        <w:rPr>
          <w:position w:val="-5"/>
          <w:sz w:val="15"/>
        </w:rPr>
        <w:t>2</w:t>
      </w:r>
      <w:r>
        <w:t>D</w:t>
      </w:r>
      <w:r>
        <w:rPr>
          <w:position w:val="-5"/>
          <w:sz w:val="15"/>
        </w:rPr>
        <w:t>3</w:t>
      </w:r>
      <w:r>
        <w:rPr>
          <w:spacing w:val="14"/>
          <w:position w:val="-5"/>
          <w:sz w:val="15"/>
        </w:rPr>
        <w:t xml:space="preserve"> </w:t>
      </w:r>
      <w:r>
        <w:t>en</w:t>
      </w:r>
      <w:r>
        <w:rPr>
          <w:spacing w:val="6"/>
        </w:rPr>
        <w:t xml:space="preserve"> </w:t>
      </w:r>
      <w:r>
        <w:t>1,25(OH)</w:t>
      </w:r>
      <w:r>
        <w:rPr>
          <w:position w:val="-5"/>
          <w:sz w:val="15"/>
        </w:rPr>
        <w:t>2</w:t>
      </w:r>
      <w:r>
        <w:t>D</w:t>
      </w:r>
      <w:r>
        <w:rPr>
          <w:position w:val="-5"/>
          <w:sz w:val="15"/>
        </w:rPr>
        <w:t>3</w:t>
      </w:r>
      <w:r>
        <w:t>,</w:t>
      </w:r>
      <w:r>
        <w:rPr>
          <w:spacing w:val="6"/>
        </w:rPr>
        <w:t xml:space="preserve"> </w:t>
      </w:r>
      <w:r>
        <w:t>le</w:t>
      </w:r>
      <w:r>
        <w:rPr>
          <w:spacing w:val="6"/>
        </w:rPr>
        <w:t xml:space="preserve"> </w:t>
      </w:r>
      <w:r>
        <w:t>cytochrome</w:t>
      </w:r>
      <w:r>
        <w:rPr>
          <w:spacing w:val="6"/>
        </w:rPr>
        <w:t xml:space="preserve"> </w:t>
      </w:r>
      <w:r>
        <w:t>CYP27B1</w:t>
      </w:r>
      <w:r>
        <w:rPr>
          <w:spacing w:val="6"/>
        </w:rPr>
        <w:t xml:space="preserve"> </w:t>
      </w:r>
      <w:r>
        <w:t>ou</w:t>
      </w:r>
      <w:r>
        <w:rPr>
          <w:spacing w:val="6"/>
        </w:rPr>
        <w:t xml:space="preserve"> </w:t>
      </w:r>
      <w:r>
        <w:t>aussi</w:t>
      </w:r>
      <w:r>
        <w:rPr>
          <w:spacing w:val="6"/>
        </w:rPr>
        <w:t xml:space="preserve"> </w:t>
      </w:r>
      <w:r>
        <w:t>appelée</w:t>
      </w:r>
      <w:r>
        <w:rPr>
          <w:spacing w:val="6"/>
        </w:rPr>
        <w:t xml:space="preserve"> </w:t>
      </w:r>
      <w:r>
        <w:t>1-α-hydroxylase.</w:t>
      </w:r>
      <w:r>
        <w:rPr>
          <w:spacing w:val="-52"/>
        </w:rPr>
        <w:t xml:space="preserve"> </w:t>
      </w:r>
      <w:r>
        <w:t>L’induction</w:t>
      </w:r>
      <w:r>
        <w:rPr>
          <w:spacing w:val="9"/>
        </w:rPr>
        <w:t xml:space="preserve"> </w:t>
      </w:r>
      <w:r>
        <w:t>de</w:t>
      </w:r>
      <w:r>
        <w:rPr>
          <w:spacing w:val="9"/>
        </w:rPr>
        <w:t xml:space="preserve"> </w:t>
      </w:r>
      <w:r>
        <w:t>cette</w:t>
      </w:r>
      <w:r>
        <w:rPr>
          <w:spacing w:val="9"/>
        </w:rPr>
        <w:t xml:space="preserve"> </w:t>
      </w:r>
      <w:r>
        <w:t>enzyme</w:t>
      </w:r>
      <w:r>
        <w:rPr>
          <w:spacing w:val="9"/>
        </w:rPr>
        <w:t xml:space="preserve"> </w:t>
      </w:r>
      <w:r>
        <w:t>concerne</w:t>
      </w:r>
      <w:r>
        <w:rPr>
          <w:spacing w:val="10"/>
        </w:rPr>
        <w:t xml:space="preserve"> </w:t>
      </w:r>
      <w:r>
        <w:t>des</w:t>
      </w:r>
      <w:r>
        <w:rPr>
          <w:spacing w:val="9"/>
        </w:rPr>
        <w:t xml:space="preserve"> </w:t>
      </w:r>
      <w:r>
        <w:t>cellules</w:t>
      </w:r>
      <w:r>
        <w:rPr>
          <w:spacing w:val="9"/>
        </w:rPr>
        <w:t xml:space="preserve"> </w:t>
      </w:r>
      <w:r>
        <w:t>telles</w:t>
      </w:r>
      <w:r>
        <w:rPr>
          <w:spacing w:val="9"/>
        </w:rPr>
        <w:t xml:space="preserve"> </w:t>
      </w:r>
      <w:r>
        <w:t>que</w:t>
      </w:r>
      <w:r>
        <w:rPr>
          <w:spacing w:val="9"/>
        </w:rPr>
        <w:t xml:space="preserve"> </w:t>
      </w:r>
      <w:r>
        <w:t>les</w:t>
      </w:r>
      <w:r>
        <w:rPr>
          <w:spacing w:val="10"/>
        </w:rPr>
        <w:t xml:space="preserve"> </w:t>
      </w:r>
      <w:r>
        <w:t>monocytes,</w:t>
      </w:r>
      <w:r>
        <w:rPr>
          <w:spacing w:val="9"/>
        </w:rPr>
        <w:t xml:space="preserve"> </w:t>
      </w:r>
      <w:r>
        <w:t>cellules</w:t>
      </w:r>
      <w:r>
        <w:rPr>
          <w:spacing w:val="9"/>
        </w:rPr>
        <w:t xml:space="preserve"> </w:t>
      </w:r>
      <w:r>
        <w:t>dendritiques,</w:t>
      </w:r>
      <w:r>
        <w:rPr>
          <w:spacing w:val="-52"/>
        </w:rPr>
        <w:t xml:space="preserve"> </w:t>
      </w:r>
      <w:r>
        <w:rPr>
          <w:w w:val="95"/>
        </w:rPr>
        <w:t>macrophages,</w:t>
      </w:r>
      <w:r>
        <w:rPr>
          <w:spacing w:val="9"/>
          <w:w w:val="95"/>
        </w:rPr>
        <w:t xml:space="preserve"> </w:t>
      </w:r>
      <w:r>
        <w:rPr>
          <w:w w:val="95"/>
        </w:rPr>
        <w:t>lymphocytes</w:t>
      </w:r>
      <w:r>
        <w:rPr>
          <w:spacing w:val="57"/>
        </w:rPr>
        <w:t xml:space="preserve"> </w:t>
      </w:r>
      <w:r>
        <w:rPr>
          <w:w w:val="95"/>
        </w:rPr>
        <w:t>B</w:t>
      </w:r>
      <w:r>
        <w:rPr>
          <w:spacing w:val="57"/>
        </w:rPr>
        <w:t xml:space="preserve"> </w:t>
      </w:r>
      <w:r>
        <w:rPr>
          <w:w w:val="95"/>
        </w:rPr>
        <w:t>et</w:t>
      </w:r>
      <w:r>
        <w:rPr>
          <w:spacing w:val="57"/>
        </w:rPr>
        <w:t xml:space="preserve"> </w:t>
      </w:r>
      <w:r>
        <w:rPr>
          <w:w w:val="95"/>
        </w:rPr>
        <w:t>T</w:t>
      </w:r>
      <w:r>
        <w:rPr>
          <w:spacing w:val="58"/>
        </w:rPr>
        <w:t xml:space="preserve"> </w:t>
      </w:r>
      <w:r>
        <w:rPr>
          <w:w w:val="95"/>
        </w:rPr>
        <w:t>(</w:t>
      </w:r>
      <w:proofErr w:type="spellStart"/>
      <w:r>
        <w:rPr>
          <w:w w:val="95"/>
        </w:rPr>
        <w:t>Meza-Meza</w:t>
      </w:r>
      <w:proofErr w:type="spellEnd"/>
      <w:r>
        <w:rPr>
          <w:w w:val="95"/>
        </w:rPr>
        <w:t>,</w:t>
      </w:r>
      <w:r>
        <w:rPr>
          <w:spacing w:val="57"/>
        </w:rPr>
        <w:t xml:space="preserve"> </w:t>
      </w:r>
      <w:r>
        <w:rPr>
          <w:w w:val="95"/>
        </w:rPr>
        <w:t>Ruiz-Ballesteros</w:t>
      </w:r>
      <w:r>
        <w:rPr>
          <w:spacing w:val="57"/>
        </w:rPr>
        <w:t xml:space="preserve"> </w:t>
      </w:r>
      <w:r>
        <w:rPr>
          <w:w w:val="95"/>
        </w:rPr>
        <w:t>et</w:t>
      </w:r>
      <w:r>
        <w:rPr>
          <w:spacing w:val="57"/>
        </w:rPr>
        <w:t xml:space="preserve"> </w:t>
      </w:r>
      <w:r>
        <w:rPr>
          <w:w w:val="95"/>
        </w:rPr>
        <w:t>Cruz-Mosso</w:t>
      </w:r>
      <w:r>
        <w:rPr>
          <w:spacing w:val="56"/>
        </w:rPr>
        <w:t xml:space="preserve"> </w:t>
      </w:r>
      <w:r>
        <w:fldChar w:fldCharType="begin"/>
      </w:r>
      <w:r>
        <w:instrText>HYPERLINK \l "_bookmark90"</w:instrText>
      </w:r>
      <w:r>
        <w:fldChar w:fldCharType="separate"/>
      </w:r>
      <w:r>
        <w:rPr>
          <w:w w:val="95"/>
        </w:rPr>
        <w:t>2020</w:t>
      </w:r>
      <w:r>
        <w:rPr>
          <w:spacing w:val="-15"/>
          <w:w w:val="95"/>
        </w:rPr>
        <w:t xml:space="preserve"> </w:t>
      </w:r>
      <w:r>
        <w:rPr>
          <w:spacing w:val="-15"/>
          <w:w w:val="95"/>
        </w:rPr>
        <w:fldChar w:fldCharType="end"/>
      </w:r>
      <w:r>
        <w:rPr>
          <w:w w:val="95"/>
        </w:rPr>
        <w:t>;</w:t>
      </w:r>
      <w:r>
        <w:rPr>
          <w:spacing w:val="57"/>
        </w:rPr>
        <w:t xml:space="preserve"> </w:t>
      </w:r>
      <w:proofErr w:type="spellStart"/>
      <w:r>
        <w:rPr>
          <w:w w:val="95"/>
        </w:rPr>
        <w:t>Dankers</w:t>
      </w:r>
      <w:proofErr w:type="spellEnd"/>
      <w:r>
        <w:rPr>
          <w:spacing w:val="1"/>
          <w:w w:val="95"/>
        </w:rPr>
        <w:t xml:space="preserve"> </w:t>
      </w:r>
      <w:r>
        <w:t>et</w:t>
      </w:r>
      <w:r>
        <w:rPr>
          <w:spacing w:val="-7"/>
        </w:rPr>
        <w:t xml:space="preserve"> </w:t>
      </w:r>
      <w:r>
        <w:t>al.</w:t>
      </w:r>
      <w:r>
        <w:rPr>
          <w:spacing w:val="-6"/>
        </w:rPr>
        <w:t xml:space="preserve"> </w:t>
      </w:r>
      <w:r>
        <w:fldChar w:fldCharType="begin"/>
      </w:r>
      <w:r>
        <w:instrText>HYPERLINK \l "_bookmark69"</w:instrText>
      </w:r>
      <w:r>
        <w:fldChar w:fldCharType="separate"/>
      </w:r>
      <w:r>
        <w:t>2017</w:t>
      </w:r>
      <w:r>
        <w:fldChar w:fldCharType="end"/>
      </w:r>
      <w:r>
        <w:t>),</w:t>
      </w:r>
      <w:r>
        <w:rPr>
          <w:spacing w:val="-6"/>
        </w:rPr>
        <w:t xml:space="preserve"> </w:t>
      </w:r>
      <w:r>
        <w:t>qui</w:t>
      </w:r>
      <w:r>
        <w:rPr>
          <w:spacing w:val="-6"/>
        </w:rPr>
        <w:t xml:space="preserve"> </w:t>
      </w:r>
      <w:r>
        <w:t>survient</w:t>
      </w:r>
      <w:r>
        <w:rPr>
          <w:spacing w:val="-6"/>
        </w:rPr>
        <w:t xml:space="preserve"> </w:t>
      </w:r>
      <w:commentRangeStart w:id="91"/>
      <w:r>
        <w:t>grâce</w:t>
      </w:r>
      <w:r>
        <w:rPr>
          <w:spacing w:val="-6"/>
        </w:rPr>
        <w:t xml:space="preserve"> </w:t>
      </w:r>
      <w:r>
        <w:t>à</w:t>
      </w:r>
      <w:r>
        <w:rPr>
          <w:spacing w:val="-6"/>
        </w:rPr>
        <w:t xml:space="preserve"> </w:t>
      </w:r>
      <w:r>
        <w:t>un</w:t>
      </w:r>
      <w:r>
        <w:rPr>
          <w:spacing w:val="-6"/>
        </w:rPr>
        <w:t xml:space="preserve"> </w:t>
      </w:r>
      <w:r>
        <w:t>stimuli</w:t>
      </w:r>
      <w:r>
        <w:rPr>
          <w:spacing w:val="-6"/>
        </w:rPr>
        <w:t xml:space="preserve"> </w:t>
      </w:r>
      <w:r>
        <w:t>immun,</w:t>
      </w:r>
      <w:r>
        <w:rPr>
          <w:spacing w:val="-6"/>
        </w:rPr>
        <w:t xml:space="preserve"> </w:t>
      </w:r>
      <w:r>
        <w:t>médié</w:t>
      </w:r>
      <w:r>
        <w:rPr>
          <w:spacing w:val="-6"/>
        </w:rPr>
        <w:t xml:space="preserve"> </w:t>
      </w:r>
      <w:r>
        <w:t>en</w:t>
      </w:r>
      <w:r>
        <w:rPr>
          <w:spacing w:val="-7"/>
        </w:rPr>
        <w:t xml:space="preserve"> </w:t>
      </w:r>
      <w:r>
        <w:t>partie</w:t>
      </w:r>
      <w:r>
        <w:rPr>
          <w:spacing w:val="-6"/>
        </w:rPr>
        <w:t xml:space="preserve"> </w:t>
      </w:r>
      <w:r>
        <w:t>par</w:t>
      </w:r>
      <w:r>
        <w:rPr>
          <w:spacing w:val="-6"/>
        </w:rPr>
        <w:t xml:space="preserve"> </w:t>
      </w:r>
      <w:r>
        <w:t>l’interféron-gamma</w:t>
      </w:r>
      <w:r>
        <w:rPr>
          <w:spacing w:val="-6"/>
        </w:rPr>
        <w:t xml:space="preserve"> </w:t>
      </w:r>
      <w:commentRangeEnd w:id="91"/>
      <w:r w:rsidR="007D3F07">
        <w:rPr>
          <w:rStyle w:val="CommentReference"/>
        </w:rPr>
        <w:commentReference w:id="91"/>
      </w:r>
      <w:r>
        <w:t>(IFN-γ).</w:t>
      </w:r>
      <w:r>
        <w:rPr>
          <w:spacing w:val="-52"/>
        </w:rPr>
        <w:t xml:space="preserve"> </w:t>
      </w:r>
      <w:commentRangeStart w:id="92"/>
      <w:r>
        <w:t>Plusieurs</w:t>
      </w:r>
      <w:r>
        <w:rPr>
          <w:spacing w:val="1"/>
        </w:rPr>
        <w:t xml:space="preserve"> </w:t>
      </w:r>
      <w:r>
        <w:t>signaux</w:t>
      </w:r>
      <w:r>
        <w:rPr>
          <w:spacing w:val="1"/>
        </w:rPr>
        <w:t xml:space="preserve"> </w:t>
      </w:r>
      <w:r>
        <w:t>sont</w:t>
      </w:r>
      <w:r>
        <w:rPr>
          <w:spacing w:val="1"/>
        </w:rPr>
        <w:t xml:space="preserve"> </w:t>
      </w:r>
      <w:r>
        <w:t>nécessaires</w:t>
      </w:r>
      <w:r>
        <w:rPr>
          <w:spacing w:val="2"/>
        </w:rPr>
        <w:t xml:space="preserve"> </w:t>
      </w:r>
      <w:r>
        <w:t>à</w:t>
      </w:r>
      <w:r>
        <w:rPr>
          <w:spacing w:val="1"/>
        </w:rPr>
        <w:t xml:space="preserve"> </w:t>
      </w:r>
      <w:r>
        <w:t>l’induction</w:t>
      </w:r>
      <w:r>
        <w:rPr>
          <w:spacing w:val="1"/>
        </w:rPr>
        <w:t xml:space="preserve"> </w:t>
      </w:r>
      <w:r>
        <w:t>de</w:t>
      </w:r>
      <w:r>
        <w:rPr>
          <w:spacing w:val="1"/>
        </w:rPr>
        <w:t xml:space="preserve"> </w:t>
      </w:r>
      <w:r>
        <w:t>la</w:t>
      </w:r>
      <w:r>
        <w:rPr>
          <w:spacing w:val="2"/>
        </w:rPr>
        <w:t xml:space="preserve"> </w:t>
      </w:r>
      <w:r>
        <w:t>1-α-hydroxylase,</w:t>
      </w:r>
      <w:r>
        <w:rPr>
          <w:spacing w:val="1"/>
        </w:rPr>
        <w:t xml:space="preserve"> </w:t>
      </w:r>
      <w:r>
        <w:t>tels</w:t>
      </w:r>
      <w:r>
        <w:rPr>
          <w:spacing w:val="1"/>
        </w:rPr>
        <w:t xml:space="preserve"> </w:t>
      </w:r>
      <w:r>
        <w:t>que</w:t>
      </w:r>
      <w:r>
        <w:rPr>
          <w:spacing w:val="1"/>
        </w:rPr>
        <w:t xml:space="preserve"> </w:t>
      </w:r>
      <w:r>
        <w:t>la</w:t>
      </w:r>
      <w:r>
        <w:rPr>
          <w:spacing w:val="2"/>
        </w:rPr>
        <w:t xml:space="preserve"> </w:t>
      </w:r>
      <w:r>
        <w:t>présence</w:t>
      </w:r>
      <w:r>
        <w:rPr>
          <w:spacing w:val="1"/>
        </w:rPr>
        <w:t xml:space="preserve"> </w:t>
      </w:r>
      <w:r>
        <w:t>d’ac-</w:t>
      </w:r>
      <w:r>
        <w:rPr>
          <w:spacing w:val="1"/>
        </w:rPr>
        <w:t xml:space="preserve"> </w:t>
      </w:r>
      <w:proofErr w:type="spellStart"/>
      <w:r>
        <w:t>tivateurs</w:t>
      </w:r>
      <w:proofErr w:type="spellEnd"/>
      <w:r>
        <w:rPr>
          <w:spacing w:val="1"/>
        </w:rPr>
        <w:t xml:space="preserve"> </w:t>
      </w:r>
      <w:r>
        <w:t>de</w:t>
      </w:r>
      <w:r>
        <w:rPr>
          <w:spacing w:val="2"/>
        </w:rPr>
        <w:t xml:space="preserve"> </w:t>
      </w:r>
      <w:r>
        <w:t>macrophages</w:t>
      </w:r>
      <w:r>
        <w:rPr>
          <w:spacing w:val="2"/>
        </w:rPr>
        <w:t xml:space="preserve"> </w:t>
      </w:r>
      <w:r>
        <w:t>comme</w:t>
      </w:r>
      <w:r>
        <w:rPr>
          <w:spacing w:val="1"/>
        </w:rPr>
        <w:t xml:space="preserve"> </w:t>
      </w:r>
      <w:r>
        <w:t>le</w:t>
      </w:r>
      <w:r>
        <w:rPr>
          <w:spacing w:val="2"/>
        </w:rPr>
        <w:t xml:space="preserve"> </w:t>
      </w:r>
      <w:r>
        <w:t>lipopolysaccharide</w:t>
      </w:r>
      <w:r>
        <w:rPr>
          <w:spacing w:val="2"/>
        </w:rPr>
        <w:t xml:space="preserve"> </w:t>
      </w:r>
      <w:r>
        <w:t>(LPS)</w:t>
      </w:r>
      <w:r>
        <w:rPr>
          <w:spacing w:val="2"/>
        </w:rPr>
        <w:t xml:space="preserve"> </w:t>
      </w:r>
      <w:r>
        <w:t>et</w:t>
      </w:r>
      <w:r>
        <w:rPr>
          <w:spacing w:val="1"/>
        </w:rPr>
        <w:t xml:space="preserve"> </w:t>
      </w:r>
      <w:r>
        <w:t>le</w:t>
      </w:r>
      <w:r>
        <w:rPr>
          <w:spacing w:val="2"/>
        </w:rPr>
        <w:t xml:space="preserve"> </w:t>
      </w:r>
      <w:r>
        <w:t>TNF-α</w:t>
      </w:r>
      <w:r>
        <w:rPr>
          <w:spacing w:val="2"/>
        </w:rPr>
        <w:t xml:space="preserve"> </w:t>
      </w:r>
      <w:r>
        <w:t>(</w:t>
      </w:r>
      <w:proofErr w:type="spellStart"/>
      <w:r>
        <w:t>Overbergh</w:t>
      </w:r>
      <w:proofErr w:type="spellEnd"/>
      <w:r>
        <w:rPr>
          <w:spacing w:val="1"/>
        </w:rPr>
        <w:t xml:space="preserve"> </w:t>
      </w:r>
      <w:r>
        <w:t>et</w:t>
      </w:r>
      <w:r>
        <w:rPr>
          <w:spacing w:val="2"/>
        </w:rPr>
        <w:t xml:space="preserve"> </w:t>
      </w:r>
      <w:r>
        <w:t xml:space="preserve">al. </w:t>
      </w:r>
      <w:r>
        <w:fldChar w:fldCharType="begin"/>
      </w:r>
      <w:r>
        <w:instrText>HYPERLINK \l "_bookmark92"</w:instrText>
      </w:r>
      <w:r>
        <w:fldChar w:fldCharType="separate"/>
      </w:r>
      <w:r>
        <w:t>2006</w:t>
      </w:r>
      <w:r>
        <w:fldChar w:fldCharType="end"/>
      </w:r>
      <w:r>
        <w:t>).</w:t>
      </w:r>
    </w:p>
    <w:p w14:paraId="0E69E17F" w14:textId="77777777" w:rsidR="002C0AF8" w:rsidRDefault="003E36B0">
      <w:pPr>
        <w:pStyle w:val="BodyText"/>
        <w:spacing w:before="123" w:line="386" w:lineRule="auto"/>
        <w:ind w:left="117" w:right="162"/>
        <w:jc w:val="both"/>
      </w:pPr>
      <w:r>
        <w:t>Le</w:t>
      </w:r>
      <w:r>
        <w:rPr>
          <w:spacing w:val="-10"/>
        </w:rPr>
        <w:t xml:space="preserve"> </w:t>
      </w:r>
      <w:r>
        <w:t>TLR</w:t>
      </w:r>
      <w:r>
        <w:rPr>
          <w:spacing w:val="-10"/>
        </w:rPr>
        <w:t xml:space="preserve"> </w:t>
      </w:r>
      <w:r>
        <w:t>est</w:t>
      </w:r>
      <w:r>
        <w:rPr>
          <w:spacing w:val="-10"/>
        </w:rPr>
        <w:t xml:space="preserve"> </w:t>
      </w:r>
      <w:r>
        <w:t>également</w:t>
      </w:r>
      <w:r>
        <w:rPr>
          <w:spacing w:val="-9"/>
        </w:rPr>
        <w:t xml:space="preserve"> </w:t>
      </w:r>
      <w:r>
        <w:t>capable</w:t>
      </w:r>
      <w:r>
        <w:rPr>
          <w:spacing w:val="-10"/>
        </w:rPr>
        <w:t xml:space="preserve"> </w:t>
      </w:r>
      <w:r>
        <w:t>à</w:t>
      </w:r>
      <w:r>
        <w:rPr>
          <w:spacing w:val="-10"/>
        </w:rPr>
        <w:t xml:space="preserve"> </w:t>
      </w:r>
      <w:r>
        <w:t>son</w:t>
      </w:r>
      <w:r>
        <w:rPr>
          <w:spacing w:val="-10"/>
        </w:rPr>
        <w:t xml:space="preserve"> </w:t>
      </w:r>
      <w:r>
        <w:t>tour</w:t>
      </w:r>
      <w:r>
        <w:rPr>
          <w:spacing w:val="-9"/>
        </w:rPr>
        <w:t xml:space="preserve"> </w:t>
      </w:r>
      <w:r>
        <w:t>d’induire</w:t>
      </w:r>
      <w:r>
        <w:rPr>
          <w:spacing w:val="-10"/>
        </w:rPr>
        <w:t xml:space="preserve"> </w:t>
      </w:r>
      <w:r>
        <w:t>une</w:t>
      </w:r>
      <w:r>
        <w:rPr>
          <w:spacing w:val="-11"/>
        </w:rPr>
        <w:t xml:space="preserve"> </w:t>
      </w:r>
      <w:r>
        <w:t>immunité</w:t>
      </w:r>
      <w:r>
        <w:rPr>
          <w:spacing w:val="-10"/>
        </w:rPr>
        <w:t xml:space="preserve"> </w:t>
      </w:r>
      <w:r>
        <w:t>médiée</w:t>
      </w:r>
      <w:r>
        <w:rPr>
          <w:spacing w:val="-9"/>
        </w:rPr>
        <w:t xml:space="preserve"> </w:t>
      </w:r>
      <w:r>
        <w:t>par</w:t>
      </w:r>
      <w:r>
        <w:rPr>
          <w:spacing w:val="-10"/>
        </w:rPr>
        <w:t xml:space="preserve"> </w:t>
      </w:r>
      <w:r>
        <w:t>la</w:t>
      </w:r>
      <w:r>
        <w:rPr>
          <w:spacing w:val="-10"/>
        </w:rPr>
        <w:t xml:space="preserve"> </w:t>
      </w:r>
      <w:r>
        <w:t>vitamine</w:t>
      </w:r>
      <w:r>
        <w:rPr>
          <w:spacing w:val="-9"/>
        </w:rPr>
        <w:t xml:space="preserve"> </w:t>
      </w:r>
      <w:r>
        <w:t>en</w:t>
      </w:r>
      <w:r>
        <w:rPr>
          <w:spacing w:val="-10"/>
        </w:rPr>
        <w:t xml:space="preserve"> </w:t>
      </w:r>
      <w:r>
        <w:t>régulant</w:t>
      </w:r>
      <w:r>
        <w:rPr>
          <w:spacing w:val="-53"/>
        </w:rPr>
        <w:t xml:space="preserve"> </w:t>
      </w:r>
      <w:r>
        <w:t>positivement</w:t>
      </w:r>
      <w:r>
        <w:rPr>
          <w:spacing w:val="-5"/>
        </w:rPr>
        <w:t xml:space="preserve"> </w:t>
      </w:r>
      <w:r>
        <w:t>l’expression</w:t>
      </w:r>
      <w:r>
        <w:rPr>
          <w:spacing w:val="-5"/>
        </w:rPr>
        <w:t xml:space="preserve"> </w:t>
      </w:r>
      <w:r>
        <w:t>de</w:t>
      </w:r>
      <w:r>
        <w:rPr>
          <w:spacing w:val="-5"/>
        </w:rPr>
        <w:t xml:space="preserve"> </w:t>
      </w:r>
      <w:r>
        <w:t>VDR</w:t>
      </w:r>
      <w:r>
        <w:rPr>
          <w:spacing w:val="-5"/>
        </w:rPr>
        <w:t xml:space="preserve"> </w:t>
      </w:r>
      <w:r>
        <w:t>and</w:t>
      </w:r>
      <w:r>
        <w:rPr>
          <w:spacing w:val="-5"/>
        </w:rPr>
        <w:t xml:space="preserve"> </w:t>
      </w:r>
      <w:r>
        <w:t>les</w:t>
      </w:r>
      <w:r>
        <w:rPr>
          <w:spacing w:val="-5"/>
        </w:rPr>
        <w:t xml:space="preserve"> </w:t>
      </w:r>
      <w:r>
        <w:t>gènes</w:t>
      </w:r>
      <w:r>
        <w:rPr>
          <w:spacing w:val="-5"/>
        </w:rPr>
        <w:t xml:space="preserve"> </w:t>
      </w:r>
      <w:r>
        <w:t>codant</w:t>
      </w:r>
      <w:r>
        <w:rPr>
          <w:spacing w:val="-5"/>
        </w:rPr>
        <w:t xml:space="preserve"> </w:t>
      </w:r>
      <w:r>
        <w:t>pour</w:t>
      </w:r>
      <w:r>
        <w:rPr>
          <w:spacing w:val="-5"/>
        </w:rPr>
        <w:t xml:space="preserve"> </w:t>
      </w:r>
      <w:r>
        <w:t>la</w:t>
      </w:r>
      <w:r>
        <w:rPr>
          <w:spacing w:val="-5"/>
        </w:rPr>
        <w:t xml:space="preserve"> </w:t>
      </w:r>
      <w:r>
        <w:t>1-α-hydroxylase</w:t>
      </w:r>
      <w:r>
        <w:rPr>
          <w:spacing w:val="-5"/>
        </w:rPr>
        <w:t xml:space="preserve"> </w:t>
      </w:r>
      <w:r>
        <w:t>(Liu</w:t>
      </w:r>
      <w:r>
        <w:rPr>
          <w:spacing w:val="-5"/>
        </w:rPr>
        <w:t xml:space="preserve"> </w:t>
      </w:r>
      <w:r>
        <w:t>et</w:t>
      </w:r>
      <w:r>
        <w:rPr>
          <w:spacing w:val="-5"/>
        </w:rPr>
        <w:t xml:space="preserve"> </w:t>
      </w:r>
      <w:r>
        <w:t>al.</w:t>
      </w:r>
      <w:r>
        <w:rPr>
          <w:spacing w:val="-6"/>
        </w:rPr>
        <w:t xml:space="preserve"> </w:t>
      </w:r>
      <w:hyperlink w:anchor="_bookmark87" w:history="1">
        <w:r>
          <w:t>2006</w:t>
        </w:r>
      </w:hyperlink>
      <w:r>
        <w:t>).</w:t>
      </w:r>
      <w:commentRangeEnd w:id="92"/>
      <w:r w:rsidR="007D3F07">
        <w:rPr>
          <w:rStyle w:val="CommentReference"/>
        </w:rPr>
        <w:commentReference w:id="92"/>
      </w:r>
    </w:p>
    <w:p w14:paraId="7E3EB362" w14:textId="41D21DBD" w:rsidR="002C0AF8" w:rsidRDefault="003E36B0" w:rsidP="00E818E0">
      <w:pPr>
        <w:pStyle w:val="BodyText"/>
        <w:spacing w:line="386" w:lineRule="auto"/>
        <w:ind w:left="117" w:right="126" w:firstLine="218"/>
        <w:jc w:val="both"/>
      </w:pPr>
      <w:r>
        <w:t>La</w:t>
      </w:r>
      <w:r>
        <w:rPr>
          <w:spacing w:val="-10"/>
        </w:rPr>
        <w:t xml:space="preserve"> </w:t>
      </w:r>
      <w:r>
        <w:t>vitamine</w:t>
      </w:r>
      <w:r>
        <w:rPr>
          <w:spacing w:val="-9"/>
        </w:rPr>
        <w:t xml:space="preserve"> </w:t>
      </w:r>
      <w:r>
        <w:t>D</w:t>
      </w:r>
      <w:r>
        <w:rPr>
          <w:spacing w:val="-9"/>
        </w:rPr>
        <w:t xml:space="preserve"> </w:t>
      </w:r>
      <w:r>
        <w:t>possède</w:t>
      </w:r>
      <w:r>
        <w:rPr>
          <w:spacing w:val="-10"/>
        </w:rPr>
        <w:t xml:space="preserve"> </w:t>
      </w:r>
      <w:r>
        <w:t>une</w:t>
      </w:r>
      <w:r>
        <w:rPr>
          <w:spacing w:val="-9"/>
        </w:rPr>
        <w:t xml:space="preserve"> </w:t>
      </w:r>
      <w:r>
        <w:t>action</w:t>
      </w:r>
      <w:r>
        <w:rPr>
          <w:spacing w:val="-9"/>
        </w:rPr>
        <w:t xml:space="preserve"> </w:t>
      </w:r>
      <w:r>
        <w:t>globalement</w:t>
      </w:r>
      <w:r>
        <w:rPr>
          <w:spacing w:val="-10"/>
        </w:rPr>
        <w:t xml:space="preserve"> </w:t>
      </w:r>
      <w:r>
        <w:t>anti-inflammatoire</w:t>
      </w:r>
      <w:r>
        <w:rPr>
          <w:spacing w:val="-9"/>
        </w:rPr>
        <w:t xml:space="preserve"> </w:t>
      </w:r>
      <w:r>
        <w:t>et</w:t>
      </w:r>
      <w:r>
        <w:rPr>
          <w:spacing w:val="-9"/>
        </w:rPr>
        <w:t xml:space="preserve"> </w:t>
      </w:r>
      <w:r>
        <w:t>donc</w:t>
      </w:r>
      <w:r>
        <w:rPr>
          <w:spacing w:val="-10"/>
        </w:rPr>
        <w:t xml:space="preserve"> </w:t>
      </w:r>
      <w:r>
        <w:t>régulatrice</w:t>
      </w:r>
      <w:r>
        <w:rPr>
          <w:spacing w:val="-9"/>
        </w:rPr>
        <w:t xml:space="preserve"> </w:t>
      </w:r>
      <w:r>
        <w:t>de</w:t>
      </w:r>
      <w:r>
        <w:rPr>
          <w:spacing w:val="-9"/>
        </w:rPr>
        <w:t xml:space="preserve"> </w:t>
      </w:r>
      <w:r>
        <w:t>l’</w:t>
      </w:r>
      <w:proofErr w:type="spellStart"/>
      <w:r>
        <w:t>inflam</w:t>
      </w:r>
      <w:proofErr w:type="spellEnd"/>
      <w:r>
        <w:t>-</w:t>
      </w:r>
      <w:r>
        <w:rPr>
          <w:spacing w:val="-53"/>
        </w:rPr>
        <w:t xml:space="preserve"> </w:t>
      </w:r>
      <w:proofErr w:type="spellStart"/>
      <w:r>
        <w:t>mation</w:t>
      </w:r>
      <w:proofErr w:type="spellEnd"/>
      <w:r>
        <w:rPr>
          <w:spacing w:val="-6"/>
        </w:rPr>
        <w:t xml:space="preserve"> </w:t>
      </w:r>
      <w:r>
        <w:rPr>
          <w:b/>
        </w:rPr>
        <w:t>(Figure</w:t>
      </w:r>
      <w:r>
        <w:rPr>
          <w:b/>
          <w:spacing w:val="-5"/>
        </w:rPr>
        <w:t xml:space="preserve"> </w:t>
      </w:r>
      <w:hyperlink w:anchor="_bookmark37" w:history="1">
        <w:r>
          <w:t>3.1</w:t>
        </w:r>
      </w:hyperlink>
      <w:r>
        <w:t>).</w:t>
      </w:r>
      <w:r>
        <w:rPr>
          <w:spacing w:val="-5"/>
        </w:rPr>
        <w:t xml:space="preserve"> </w:t>
      </w:r>
      <w:r>
        <w:t>Elle</w:t>
      </w:r>
      <w:r>
        <w:rPr>
          <w:spacing w:val="-6"/>
        </w:rPr>
        <w:t xml:space="preserve"> </w:t>
      </w:r>
      <w:r>
        <w:t>agit</w:t>
      </w:r>
      <w:r>
        <w:rPr>
          <w:spacing w:val="-5"/>
        </w:rPr>
        <w:t xml:space="preserve"> </w:t>
      </w:r>
      <w:r>
        <w:t>à</w:t>
      </w:r>
      <w:r>
        <w:rPr>
          <w:spacing w:val="-5"/>
        </w:rPr>
        <w:t xml:space="preserve"> </w:t>
      </w:r>
      <w:r>
        <w:t>la</w:t>
      </w:r>
      <w:r>
        <w:rPr>
          <w:spacing w:val="-5"/>
        </w:rPr>
        <w:t xml:space="preserve"> </w:t>
      </w:r>
      <w:r>
        <w:t>fois</w:t>
      </w:r>
      <w:r>
        <w:rPr>
          <w:spacing w:val="-6"/>
        </w:rPr>
        <w:t xml:space="preserve"> </w:t>
      </w:r>
      <w:r>
        <w:t>sur</w:t>
      </w:r>
      <w:r>
        <w:rPr>
          <w:spacing w:val="-5"/>
        </w:rPr>
        <w:t xml:space="preserve"> </w:t>
      </w:r>
      <w:r>
        <w:t>le</w:t>
      </w:r>
      <w:r>
        <w:rPr>
          <w:spacing w:val="-5"/>
        </w:rPr>
        <w:t xml:space="preserve"> </w:t>
      </w:r>
      <w:r>
        <w:t>système</w:t>
      </w:r>
      <w:r>
        <w:rPr>
          <w:spacing w:val="-5"/>
        </w:rPr>
        <w:t xml:space="preserve"> </w:t>
      </w:r>
      <w:r>
        <w:t>immunitaire</w:t>
      </w:r>
      <w:r>
        <w:rPr>
          <w:spacing w:val="-6"/>
        </w:rPr>
        <w:t xml:space="preserve"> </w:t>
      </w:r>
      <w:r>
        <w:t>inné</w:t>
      </w:r>
      <w:r>
        <w:rPr>
          <w:spacing w:val="-5"/>
        </w:rPr>
        <w:t xml:space="preserve"> </w:t>
      </w:r>
      <w:r>
        <w:t>et</w:t>
      </w:r>
      <w:r>
        <w:rPr>
          <w:spacing w:val="-5"/>
        </w:rPr>
        <w:t xml:space="preserve"> </w:t>
      </w:r>
      <w:r>
        <w:t>adaptatif.</w:t>
      </w:r>
      <w:r>
        <w:rPr>
          <w:spacing w:val="-5"/>
        </w:rPr>
        <w:t xml:space="preserve"> </w:t>
      </w:r>
      <w:r>
        <w:t>A</w:t>
      </w:r>
      <w:r>
        <w:rPr>
          <w:spacing w:val="-6"/>
        </w:rPr>
        <w:t xml:space="preserve"> </w:t>
      </w:r>
      <w:r>
        <w:t>l’initiation</w:t>
      </w:r>
      <w:r>
        <w:rPr>
          <w:spacing w:val="-5"/>
        </w:rPr>
        <w:t xml:space="preserve"> </w:t>
      </w:r>
      <w:r>
        <w:t>de</w:t>
      </w:r>
      <w:r>
        <w:rPr>
          <w:spacing w:val="-53"/>
        </w:rPr>
        <w:t xml:space="preserve"> </w:t>
      </w:r>
      <w:r>
        <w:t>la réponse inflammatoire, le calcitriol est essentiel afin de répondre à une infection. En agissant sur</w:t>
      </w:r>
      <w:r>
        <w:rPr>
          <w:spacing w:val="-52"/>
        </w:rPr>
        <w:t xml:space="preserve"> </w:t>
      </w:r>
      <w:r>
        <w:t>les</w:t>
      </w:r>
      <w:r>
        <w:rPr>
          <w:spacing w:val="10"/>
        </w:rPr>
        <w:t xml:space="preserve"> </w:t>
      </w:r>
      <w:r>
        <w:t>macrophages,</w:t>
      </w:r>
      <w:r>
        <w:rPr>
          <w:spacing w:val="10"/>
        </w:rPr>
        <w:t xml:space="preserve"> </w:t>
      </w:r>
      <w:r>
        <w:t>la</w:t>
      </w:r>
      <w:r>
        <w:rPr>
          <w:spacing w:val="11"/>
        </w:rPr>
        <w:t xml:space="preserve"> </w:t>
      </w:r>
      <w:r>
        <w:t>vitamine</w:t>
      </w:r>
      <w:r>
        <w:rPr>
          <w:spacing w:val="10"/>
        </w:rPr>
        <w:t xml:space="preserve"> </w:t>
      </w:r>
      <w:r>
        <w:t>D</w:t>
      </w:r>
      <w:r>
        <w:rPr>
          <w:spacing w:val="10"/>
        </w:rPr>
        <w:t xml:space="preserve"> </w:t>
      </w:r>
      <w:r>
        <w:t>peut</w:t>
      </w:r>
      <w:r>
        <w:rPr>
          <w:spacing w:val="11"/>
        </w:rPr>
        <w:t xml:space="preserve"> </w:t>
      </w:r>
      <w:r>
        <w:t>induire</w:t>
      </w:r>
      <w:r>
        <w:rPr>
          <w:spacing w:val="10"/>
        </w:rPr>
        <w:t xml:space="preserve"> </w:t>
      </w:r>
      <w:r>
        <w:t>leur</w:t>
      </w:r>
      <w:r>
        <w:rPr>
          <w:spacing w:val="10"/>
        </w:rPr>
        <w:t xml:space="preserve"> </w:t>
      </w:r>
      <w:r>
        <w:t>activation</w:t>
      </w:r>
      <w:r>
        <w:rPr>
          <w:spacing w:val="11"/>
        </w:rPr>
        <w:t xml:space="preserve"> </w:t>
      </w:r>
      <w:r>
        <w:t>et</w:t>
      </w:r>
      <w:r>
        <w:rPr>
          <w:spacing w:val="10"/>
        </w:rPr>
        <w:t xml:space="preserve"> </w:t>
      </w:r>
      <w:r>
        <w:t>leur</w:t>
      </w:r>
      <w:r>
        <w:rPr>
          <w:spacing w:val="11"/>
        </w:rPr>
        <w:t xml:space="preserve"> </w:t>
      </w:r>
      <w:r>
        <w:t>différenciation,</w:t>
      </w:r>
      <w:r>
        <w:rPr>
          <w:spacing w:val="10"/>
        </w:rPr>
        <w:t xml:space="preserve"> </w:t>
      </w:r>
      <w:r>
        <w:t>et</w:t>
      </w:r>
      <w:r>
        <w:rPr>
          <w:spacing w:val="10"/>
        </w:rPr>
        <w:t xml:space="preserve"> </w:t>
      </w:r>
      <w:r>
        <w:t>augmente</w:t>
      </w:r>
      <w:r>
        <w:rPr>
          <w:spacing w:val="11"/>
        </w:rPr>
        <w:t xml:space="preserve"> </w:t>
      </w:r>
      <w:r>
        <w:t>la</w:t>
      </w:r>
      <w:r w:rsidR="00E818E0">
        <w:t xml:space="preserve"> </w:t>
      </w:r>
      <w:r>
        <w:t>production</w:t>
      </w:r>
      <w:r>
        <w:rPr>
          <w:spacing w:val="-6"/>
        </w:rPr>
        <w:t xml:space="preserve"> </w:t>
      </w:r>
      <w:r>
        <w:t>de</w:t>
      </w:r>
      <w:r>
        <w:rPr>
          <w:spacing w:val="-5"/>
        </w:rPr>
        <w:t xml:space="preserve"> </w:t>
      </w:r>
      <w:r>
        <w:t>peptides</w:t>
      </w:r>
      <w:r>
        <w:rPr>
          <w:spacing w:val="-6"/>
        </w:rPr>
        <w:t xml:space="preserve"> </w:t>
      </w:r>
      <w:r>
        <w:t>défensifs</w:t>
      </w:r>
      <w:r>
        <w:rPr>
          <w:spacing w:val="-5"/>
        </w:rPr>
        <w:t xml:space="preserve"> </w:t>
      </w:r>
      <w:r>
        <w:t>comme</w:t>
      </w:r>
      <w:r>
        <w:rPr>
          <w:spacing w:val="-6"/>
        </w:rPr>
        <w:t xml:space="preserve"> </w:t>
      </w:r>
      <w:r>
        <w:t>la</w:t>
      </w:r>
      <w:r>
        <w:rPr>
          <w:spacing w:val="-5"/>
        </w:rPr>
        <w:t xml:space="preserve"> </w:t>
      </w:r>
      <w:proofErr w:type="spellStart"/>
      <w:r>
        <w:t>cathélicidine</w:t>
      </w:r>
      <w:proofErr w:type="spellEnd"/>
      <w:r>
        <w:rPr>
          <w:spacing w:val="-5"/>
        </w:rPr>
        <w:t xml:space="preserve"> </w:t>
      </w:r>
      <w:r>
        <w:t>et</w:t>
      </w:r>
      <w:r>
        <w:rPr>
          <w:spacing w:val="-6"/>
        </w:rPr>
        <w:t xml:space="preserve"> </w:t>
      </w:r>
      <w:r>
        <w:t>la</w:t>
      </w:r>
      <w:r>
        <w:rPr>
          <w:spacing w:val="-5"/>
        </w:rPr>
        <w:t xml:space="preserve"> </w:t>
      </w:r>
      <w:r>
        <w:t>β2-défensine</w:t>
      </w:r>
      <w:r>
        <w:rPr>
          <w:spacing w:val="-6"/>
        </w:rPr>
        <w:t xml:space="preserve"> </w:t>
      </w:r>
      <w:r>
        <w:t>(</w:t>
      </w:r>
      <w:proofErr w:type="spellStart"/>
      <w:r>
        <w:t>Caprio</w:t>
      </w:r>
      <w:proofErr w:type="spellEnd"/>
      <w:r>
        <w:rPr>
          <w:spacing w:val="-5"/>
        </w:rPr>
        <w:t xml:space="preserve"> </w:t>
      </w:r>
      <w:r>
        <w:t>et</w:t>
      </w:r>
      <w:r>
        <w:rPr>
          <w:spacing w:val="-6"/>
        </w:rPr>
        <w:t xml:space="preserve"> </w:t>
      </w:r>
      <w:r>
        <w:t>al.</w:t>
      </w:r>
      <w:r>
        <w:rPr>
          <w:spacing w:val="-6"/>
        </w:rPr>
        <w:t xml:space="preserve"> </w:t>
      </w:r>
      <w:hyperlink w:anchor="_bookmark64" w:history="1">
        <w:r>
          <w:t>2017</w:t>
        </w:r>
      </w:hyperlink>
      <w:r>
        <w:t>).</w:t>
      </w:r>
    </w:p>
    <w:p w14:paraId="4674ADD0" w14:textId="77777777" w:rsidR="002C0AF8" w:rsidRDefault="003E36B0">
      <w:pPr>
        <w:pStyle w:val="BodyText"/>
        <w:spacing w:before="154" w:line="386" w:lineRule="auto"/>
        <w:ind w:left="117" w:right="125" w:firstLine="218"/>
        <w:jc w:val="both"/>
      </w:pPr>
      <w:r>
        <w:rPr>
          <w:w w:val="95"/>
        </w:rPr>
        <w:t>Le</w:t>
      </w:r>
      <w:r>
        <w:rPr>
          <w:spacing w:val="11"/>
          <w:w w:val="95"/>
        </w:rPr>
        <w:t xml:space="preserve"> </w:t>
      </w:r>
      <w:r>
        <w:rPr>
          <w:w w:val="95"/>
        </w:rPr>
        <w:t>calcitriol</w:t>
      </w:r>
      <w:r>
        <w:rPr>
          <w:spacing w:val="12"/>
          <w:w w:val="95"/>
        </w:rPr>
        <w:t xml:space="preserve"> </w:t>
      </w:r>
      <w:r>
        <w:rPr>
          <w:w w:val="95"/>
        </w:rPr>
        <w:t>est</w:t>
      </w:r>
      <w:r>
        <w:rPr>
          <w:spacing w:val="12"/>
          <w:w w:val="95"/>
        </w:rPr>
        <w:t xml:space="preserve"> </w:t>
      </w:r>
      <w:r>
        <w:rPr>
          <w:w w:val="95"/>
        </w:rPr>
        <w:t>capable</w:t>
      </w:r>
      <w:r>
        <w:rPr>
          <w:spacing w:val="12"/>
          <w:w w:val="95"/>
        </w:rPr>
        <w:t xml:space="preserve"> </w:t>
      </w:r>
      <w:proofErr w:type="gramStart"/>
      <w:r>
        <w:rPr>
          <w:w w:val="95"/>
        </w:rPr>
        <w:t>entre</w:t>
      </w:r>
      <w:r>
        <w:rPr>
          <w:spacing w:val="12"/>
          <w:w w:val="95"/>
        </w:rPr>
        <w:t xml:space="preserve"> </w:t>
      </w:r>
      <w:r>
        <w:rPr>
          <w:w w:val="95"/>
        </w:rPr>
        <w:t>autre</w:t>
      </w:r>
      <w:proofErr w:type="gramEnd"/>
      <w:r>
        <w:rPr>
          <w:spacing w:val="12"/>
          <w:w w:val="95"/>
        </w:rPr>
        <w:t xml:space="preserve"> </w:t>
      </w:r>
      <w:r>
        <w:rPr>
          <w:w w:val="95"/>
        </w:rPr>
        <w:t>d’induire</w:t>
      </w:r>
      <w:r>
        <w:rPr>
          <w:spacing w:val="12"/>
          <w:w w:val="95"/>
        </w:rPr>
        <w:t xml:space="preserve"> </w:t>
      </w:r>
      <w:r>
        <w:rPr>
          <w:w w:val="95"/>
        </w:rPr>
        <w:t>la</w:t>
      </w:r>
      <w:r>
        <w:rPr>
          <w:spacing w:val="12"/>
          <w:w w:val="95"/>
        </w:rPr>
        <w:t xml:space="preserve"> </w:t>
      </w:r>
      <w:r>
        <w:rPr>
          <w:w w:val="95"/>
        </w:rPr>
        <w:t>reconnaissance</w:t>
      </w:r>
      <w:r>
        <w:rPr>
          <w:spacing w:val="12"/>
          <w:w w:val="95"/>
        </w:rPr>
        <w:t xml:space="preserve"> </w:t>
      </w:r>
      <w:r>
        <w:rPr>
          <w:w w:val="95"/>
        </w:rPr>
        <w:t>des</w:t>
      </w:r>
      <w:r>
        <w:rPr>
          <w:spacing w:val="12"/>
          <w:w w:val="95"/>
        </w:rPr>
        <w:t xml:space="preserve"> </w:t>
      </w:r>
      <w:r>
        <w:rPr>
          <w:w w:val="95"/>
        </w:rPr>
        <w:t>pathogènes</w:t>
      </w:r>
      <w:r>
        <w:rPr>
          <w:spacing w:val="12"/>
          <w:w w:val="95"/>
        </w:rPr>
        <w:t xml:space="preserve"> </w:t>
      </w:r>
      <w:r>
        <w:rPr>
          <w:w w:val="95"/>
        </w:rPr>
        <w:t>par</w:t>
      </w:r>
      <w:r>
        <w:rPr>
          <w:spacing w:val="12"/>
          <w:w w:val="95"/>
        </w:rPr>
        <w:t xml:space="preserve"> </w:t>
      </w:r>
      <w:r>
        <w:rPr>
          <w:w w:val="95"/>
        </w:rPr>
        <w:t>le</w:t>
      </w:r>
      <w:r>
        <w:rPr>
          <w:spacing w:val="12"/>
          <w:w w:val="95"/>
        </w:rPr>
        <w:t xml:space="preserve"> </w:t>
      </w:r>
      <w:r>
        <w:rPr>
          <w:w w:val="95"/>
        </w:rPr>
        <w:t>biais</w:t>
      </w:r>
      <w:r>
        <w:rPr>
          <w:spacing w:val="12"/>
          <w:w w:val="95"/>
        </w:rPr>
        <w:t xml:space="preserve"> </w:t>
      </w:r>
      <w:r>
        <w:rPr>
          <w:w w:val="95"/>
        </w:rPr>
        <w:t>du</w:t>
      </w:r>
      <w:r>
        <w:rPr>
          <w:spacing w:val="12"/>
          <w:w w:val="95"/>
        </w:rPr>
        <w:t xml:space="preserve"> </w:t>
      </w:r>
      <w:r>
        <w:rPr>
          <w:w w:val="95"/>
        </w:rPr>
        <w:t>TLR</w:t>
      </w:r>
      <w:r>
        <w:rPr>
          <w:spacing w:val="1"/>
          <w:w w:val="95"/>
        </w:rPr>
        <w:t xml:space="preserve"> </w:t>
      </w:r>
      <w:r>
        <w:rPr>
          <w:w w:val="95"/>
        </w:rPr>
        <w:t>et le switch phénotypique de macrophage M1 vers M2 par la régulation positive d’IL-10. Le calcitriol</w:t>
      </w:r>
      <w:r>
        <w:rPr>
          <w:spacing w:val="1"/>
          <w:w w:val="95"/>
        </w:rPr>
        <w:t xml:space="preserve"> </w:t>
      </w:r>
      <w:r>
        <w:t>inhibe</w:t>
      </w:r>
      <w:r>
        <w:rPr>
          <w:spacing w:val="-12"/>
        </w:rPr>
        <w:t xml:space="preserve"> </w:t>
      </w:r>
      <w:r>
        <w:t>également</w:t>
      </w:r>
      <w:r>
        <w:rPr>
          <w:spacing w:val="-12"/>
        </w:rPr>
        <w:t xml:space="preserve"> </w:t>
      </w:r>
      <w:r>
        <w:t>des</w:t>
      </w:r>
      <w:r>
        <w:rPr>
          <w:spacing w:val="-12"/>
        </w:rPr>
        <w:t xml:space="preserve"> </w:t>
      </w:r>
      <w:r>
        <w:t>cytokines</w:t>
      </w:r>
      <w:r>
        <w:rPr>
          <w:spacing w:val="-12"/>
        </w:rPr>
        <w:t xml:space="preserve"> </w:t>
      </w:r>
      <w:r>
        <w:t>majeures</w:t>
      </w:r>
      <w:r>
        <w:rPr>
          <w:spacing w:val="-12"/>
        </w:rPr>
        <w:t xml:space="preserve"> </w:t>
      </w:r>
      <w:r>
        <w:t>pro-inflammatoires,</w:t>
      </w:r>
      <w:r>
        <w:rPr>
          <w:spacing w:val="-11"/>
        </w:rPr>
        <w:t xml:space="preserve"> </w:t>
      </w:r>
      <w:r>
        <w:t>l’IL-6</w:t>
      </w:r>
      <w:r>
        <w:rPr>
          <w:spacing w:val="-12"/>
        </w:rPr>
        <w:t xml:space="preserve"> </w:t>
      </w:r>
      <w:r>
        <w:t>et</w:t>
      </w:r>
      <w:r>
        <w:rPr>
          <w:spacing w:val="-12"/>
        </w:rPr>
        <w:t xml:space="preserve"> </w:t>
      </w:r>
      <w:r>
        <w:t>le</w:t>
      </w:r>
      <w:r>
        <w:rPr>
          <w:spacing w:val="-12"/>
        </w:rPr>
        <w:t xml:space="preserve"> </w:t>
      </w:r>
      <w:r>
        <w:t>TNF-α</w:t>
      </w:r>
      <w:r>
        <w:rPr>
          <w:spacing w:val="-12"/>
        </w:rPr>
        <w:t xml:space="preserve"> </w:t>
      </w:r>
      <w:r>
        <w:t>(</w:t>
      </w:r>
      <w:proofErr w:type="spellStart"/>
      <w:r>
        <w:t>Meza-Meza</w:t>
      </w:r>
      <w:proofErr w:type="spellEnd"/>
      <w:r>
        <w:t>,</w:t>
      </w:r>
      <w:r>
        <w:rPr>
          <w:spacing w:val="-12"/>
        </w:rPr>
        <w:t xml:space="preserve"> </w:t>
      </w:r>
      <w:r>
        <w:t>Ruiz-</w:t>
      </w:r>
      <w:r>
        <w:rPr>
          <w:spacing w:val="-52"/>
        </w:rPr>
        <w:t xml:space="preserve"> </w:t>
      </w:r>
      <w:r>
        <w:t>Ballesteros</w:t>
      </w:r>
      <w:r>
        <w:rPr>
          <w:spacing w:val="-2"/>
        </w:rPr>
        <w:t xml:space="preserve"> </w:t>
      </w:r>
      <w:r>
        <w:t>et</w:t>
      </w:r>
      <w:r>
        <w:rPr>
          <w:spacing w:val="-1"/>
        </w:rPr>
        <w:t xml:space="preserve"> </w:t>
      </w:r>
      <w:r>
        <w:t>Cruz-Mosso</w:t>
      </w:r>
      <w:r>
        <w:rPr>
          <w:spacing w:val="-2"/>
        </w:rPr>
        <w:t xml:space="preserve"> </w:t>
      </w:r>
      <w:hyperlink w:anchor="_bookmark90" w:history="1">
        <w:r>
          <w:t>2020</w:t>
        </w:r>
        <w:r>
          <w:rPr>
            <w:spacing w:val="-28"/>
          </w:rPr>
          <w:t xml:space="preserve"> </w:t>
        </w:r>
      </w:hyperlink>
      <w:r>
        <w:t>;</w:t>
      </w:r>
      <w:r>
        <w:rPr>
          <w:spacing w:val="-1"/>
        </w:rPr>
        <w:t xml:space="preserve"> </w:t>
      </w:r>
      <w:proofErr w:type="spellStart"/>
      <w:r>
        <w:t>Caprio</w:t>
      </w:r>
      <w:proofErr w:type="spellEnd"/>
      <w:r>
        <w:rPr>
          <w:spacing w:val="-2"/>
        </w:rPr>
        <w:t xml:space="preserve"> </w:t>
      </w:r>
      <w:r>
        <w:t>et</w:t>
      </w:r>
      <w:r>
        <w:rPr>
          <w:spacing w:val="-1"/>
        </w:rPr>
        <w:t xml:space="preserve"> </w:t>
      </w:r>
      <w:r>
        <w:t>al.</w:t>
      </w:r>
      <w:r>
        <w:rPr>
          <w:spacing w:val="-2"/>
        </w:rPr>
        <w:t xml:space="preserve"> </w:t>
      </w:r>
      <w:hyperlink w:anchor="_bookmark64" w:history="1">
        <w:r>
          <w:t>2017</w:t>
        </w:r>
      </w:hyperlink>
      <w:r>
        <w:t>).</w:t>
      </w:r>
    </w:p>
    <w:p w14:paraId="053CDE1B" w14:textId="77777777" w:rsidR="002C0AF8" w:rsidRDefault="003E36B0">
      <w:pPr>
        <w:pStyle w:val="BodyText"/>
        <w:spacing w:line="386" w:lineRule="auto"/>
        <w:ind w:left="110" w:right="125" w:firstLine="225"/>
        <w:jc w:val="both"/>
      </w:pPr>
      <w:r>
        <w:t xml:space="preserve">De plus, la vitamine D agit également sur le système immunitaire adaptatif avec des effets </w:t>
      </w:r>
      <w:proofErr w:type="spellStart"/>
      <w:r>
        <w:t>inhi</w:t>
      </w:r>
      <w:proofErr w:type="spellEnd"/>
      <w:r>
        <w:t>-</w:t>
      </w:r>
      <w:r>
        <w:rPr>
          <w:spacing w:val="1"/>
        </w:rPr>
        <w:t xml:space="preserve"> </w:t>
      </w:r>
      <w:proofErr w:type="spellStart"/>
      <w:r>
        <w:t>biteurs</w:t>
      </w:r>
      <w:proofErr w:type="spellEnd"/>
      <w:r>
        <w:t xml:space="preserve">. Elle est capable d’induire une tolérance immunitaire en favorisant l’adoption d’un </w:t>
      </w:r>
      <w:proofErr w:type="spellStart"/>
      <w:r>
        <w:t>phéno</w:t>
      </w:r>
      <w:proofErr w:type="spellEnd"/>
      <w:r>
        <w:t>-</w:t>
      </w:r>
      <w:r>
        <w:rPr>
          <w:spacing w:val="1"/>
        </w:rPr>
        <w:t xml:space="preserve"> </w:t>
      </w:r>
      <w:r>
        <w:t>type</w:t>
      </w:r>
      <w:r>
        <w:rPr>
          <w:spacing w:val="-14"/>
        </w:rPr>
        <w:t xml:space="preserve"> </w:t>
      </w:r>
      <w:r>
        <w:t>immature</w:t>
      </w:r>
      <w:r>
        <w:rPr>
          <w:spacing w:val="-13"/>
        </w:rPr>
        <w:t xml:space="preserve"> </w:t>
      </w:r>
      <w:r>
        <w:t>(cellules</w:t>
      </w:r>
      <w:r>
        <w:rPr>
          <w:spacing w:val="-13"/>
        </w:rPr>
        <w:t xml:space="preserve"> </w:t>
      </w:r>
      <w:r>
        <w:t>dendritiques,</w:t>
      </w:r>
      <w:r>
        <w:rPr>
          <w:spacing w:val="-13"/>
        </w:rPr>
        <w:t xml:space="preserve"> </w:t>
      </w:r>
      <w:r>
        <w:t>macrophages,</w:t>
      </w:r>
      <w:r>
        <w:rPr>
          <w:spacing w:val="-13"/>
        </w:rPr>
        <w:t xml:space="preserve"> </w:t>
      </w:r>
      <w:r>
        <w:t>lymphocytes</w:t>
      </w:r>
      <w:r>
        <w:rPr>
          <w:spacing w:val="-13"/>
        </w:rPr>
        <w:t xml:space="preserve"> </w:t>
      </w:r>
      <w:r>
        <w:t>B),</w:t>
      </w:r>
      <w:r>
        <w:rPr>
          <w:spacing w:val="-13"/>
        </w:rPr>
        <w:t xml:space="preserve"> </w:t>
      </w:r>
      <w:r>
        <w:t>par</w:t>
      </w:r>
      <w:r>
        <w:rPr>
          <w:spacing w:val="-13"/>
        </w:rPr>
        <w:t xml:space="preserve"> </w:t>
      </w:r>
      <w:r>
        <w:t>une</w:t>
      </w:r>
      <w:r>
        <w:rPr>
          <w:spacing w:val="-13"/>
        </w:rPr>
        <w:t xml:space="preserve"> </w:t>
      </w:r>
      <w:r>
        <w:t>diminution</w:t>
      </w:r>
      <w:r>
        <w:rPr>
          <w:spacing w:val="-13"/>
        </w:rPr>
        <w:t xml:space="preserve"> </w:t>
      </w:r>
      <w:r>
        <w:t>de</w:t>
      </w:r>
      <w:r>
        <w:rPr>
          <w:spacing w:val="-13"/>
        </w:rPr>
        <w:t xml:space="preserve"> </w:t>
      </w:r>
      <w:r>
        <w:t>l’</w:t>
      </w:r>
      <w:proofErr w:type="spellStart"/>
      <w:r>
        <w:t>expres</w:t>
      </w:r>
      <w:proofErr w:type="spellEnd"/>
      <w:r>
        <w:t>-</w:t>
      </w:r>
      <w:r>
        <w:rPr>
          <w:spacing w:val="-52"/>
        </w:rPr>
        <w:t xml:space="preserve"> </w:t>
      </w:r>
      <w:proofErr w:type="spellStart"/>
      <w:r>
        <w:t>sion</w:t>
      </w:r>
      <w:proofErr w:type="spellEnd"/>
      <w:r>
        <w:t xml:space="preserve"> du complexe majeur d’histocompatibilité de classe II (CMH-II) ainsi que des marqueurs de</w:t>
      </w:r>
      <w:r>
        <w:rPr>
          <w:spacing w:val="1"/>
        </w:rPr>
        <w:t xml:space="preserve"> </w:t>
      </w:r>
      <w:r>
        <w:lastRenderedPageBreak/>
        <w:t>co-stimulation, nécessaires à l’activation de la réponse immune, tels que le CD40, CD80 et CD86</w:t>
      </w:r>
      <w:r>
        <w:rPr>
          <w:spacing w:val="1"/>
        </w:rPr>
        <w:t xml:space="preserve"> </w:t>
      </w:r>
      <w:r>
        <w:t>(</w:t>
      </w:r>
      <w:proofErr w:type="spellStart"/>
      <w:r>
        <w:t>Meza-Meza</w:t>
      </w:r>
      <w:proofErr w:type="spellEnd"/>
      <w:r>
        <w:t>,</w:t>
      </w:r>
      <w:r>
        <w:rPr>
          <w:spacing w:val="-2"/>
        </w:rPr>
        <w:t xml:space="preserve"> </w:t>
      </w:r>
      <w:r>
        <w:t>Ruiz-Ballesteros</w:t>
      </w:r>
      <w:r>
        <w:rPr>
          <w:spacing w:val="-2"/>
        </w:rPr>
        <w:t xml:space="preserve"> </w:t>
      </w:r>
      <w:r>
        <w:t>et</w:t>
      </w:r>
      <w:r>
        <w:rPr>
          <w:spacing w:val="-2"/>
        </w:rPr>
        <w:t xml:space="preserve"> </w:t>
      </w:r>
      <w:r>
        <w:t>Cruz-Mosso</w:t>
      </w:r>
      <w:r>
        <w:rPr>
          <w:spacing w:val="-2"/>
        </w:rPr>
        <w:t xml:space="preserve"> </w:t>
      </w:r>
      <w:hyperlink w:anchor="_bookmark90" w:history="1">
        <w:r>
          <w:t>2020</w:t>
        </w:r>
        <w:r>
          <w:rPr>
            <w:spacing w:val="-29"/>
          </w:rPr>
          <w:t xml:space="preserve"> </w:t>
        </w:r>
      </w:hyperlink>
      <w:r>
        <w:t>;</w:t>
      </w:r>
      <w:r>
        <w:rPr>
          <w:spacing w:val="-2"/>
        </w:rPr>
        <w:t xml:space="preserve"> </w:t>
      </w:r>
      <w:proofErr w:type="spellStart"/>
      <w:r>
        <w:t>Caprio</w:t>
      </w:r>
      <w:proofErr w:type="spellEnd"/>
      <w:r>
        <w:rPr>
          <w:spacing w:val="-1"/>
        </w:rPr>
        <w:t xml:space="preserve"> </w:t>
      </w:r>
      <w:r>
        <w:t>et</w:t>
      </w:r>
      <w:r>
        <w:rPr>
          <w:spacing w:val="-2"/>
        </w:rPr>
        <w:t xml:space="preserve"> </w:t>
      </w:r>
      <w:r>
        <w:t>al.</w:t>
      </w:r>
      <w:r>
        <w:rPr>
          <w:spacing w:val="-2"/>
        </w:rPr>
        <w:t xml:space="preserve"> </w:t>
      </w:r>
      <w:hyperlink w:anchor="_bookmark64" w:history="1">
        <w:r>
          <w:t>2017</w:t>
        </w:r>
      </w:hyperlink>
      <w:r>
        <w:t>).</w:t>
      </w:r>
    </w:p>
    <w:p w14:paraId="0B21679C" w14:textId="3D889DE0" w:rsidR="002C0AF8" w:rsidRDefault="003E36B0">
      <w:pPr>
        <w:pStyle w:val="BodyText"/>
        <w:spacing w:line="386" w:lineRule="auto"/>
        <w:ind w:left="110" w:right="125" w:firstLine="224"/>
        <w:jc w:val="both"/>
      </w:pPr>
      <w:r>
        <w:t>Elle</w:t>
      </w:r>
      <w:r>
        <w:rPr>
          <w:spacing w:val="-6"/>
        </w:rPr>
        <w:t xml:space="preserve"> </w:t>
      </w:r>
      <w:r>
        <w:t>est</w:t>
      </w:r>
      <w:r>
        <w:rPr>
          <w:spacing w:val="-6"/>
        </w:rPr>
        <w:t xml:space="preserve"> </w:t>
      </w:r>
      <w:r>
        <w:t>également</w:t>
      </w:r>
      <w:r>
        <w:rPr>
          <w:spacing w:val="-5"/>
        </w:rPr>
        <w:t xml:space="preserve"> </w:t>
      </w:r>
      <w:r>
        <w:t>capable</w:t>
      </w:r>
      <w:r>
        <w:rPr>
          <w:spacing w:val="-6"/>
        </w:rPr>
        <w:t xml:space="preserve"> </w:t>
      </w:r>
      <w:r>
        <w:t>d’induire</w:t>
      </w:r>
      <w:r>
        <w:rPr>
          <w:spacing w:val="-5"/>
        </w:rPr>
        <w:t xml:space="preserve"> </w:t>
      </w:r>
      <w:r>
        <w:t>le</w:t>
      </w:r>
      <w:r>
        <w:rPr>
          <w:spacing w:val="-6"/>
        </w:rPr>
        <w:t xml:space="preserve"> </w:t>
      </w:r>
      <w:r>
        <w:t>changement</w:t>
      </w:r>
      <w:r>
        <w:rPr>
          <w:spacing w:val="-5"/>
        </w:rPr>
        <w:t xml:space="preserve"> </w:t>
      </w:r>
      <w:r>
        <w:t>phénotypique</w:t>
      </w:r>
      <w:r>
        <w:rPr>
          <w:spacing w:val="-6"/>
        </w:rPr>
        <w:t xml:space="preserve"> </w:t>
      </w:r>
      <w:r>
        <w:t>de</w:t>
      </w:r>
      <w:r>
        <w:rPr>
          <w:spacing w:val="-5"/>
        </w:rPr>
        <w:t xml:space="preserve"> </w:t>
      </w:r>
      <w:r>
        <w:t>sous-population</w:t>
      </w:r>
      <w:r>
        <w:rPr>
          <w:spacing w:val="-6"/>
        </w:rPr>
        <w:t xml:space="preserve"> </w:t>
      </w:r>
      <w:r>
        <w:t>de</w:t>
      </w:r>
      <w:r>
        <w:rPr>
          <w:spacing w:val="-6"/>
        </w:rPr>
        <w:t xml:space="preserve"> </w:t>
      </w:r>
      <w:r>
        <w:t>lympho-</w:t>
      </w:r>
      <w:r>
        <w:rPr>
          <w:spacing w:val="-52"/>
        </w:rPr>
        <w:t xml:space="preserve"> </w:t>
      </w:r>
      <w:proofErr w:type="spellStart"/>
      <w:r>
        <w:t>cytes</w:t>
      </w:r>
      <w:proofErr w:type="spellEnd"/>
      <w:r>
        <w:rPr>
          <w:spacing w:val="-12"/>
        </w:rPr>
        <w:t xml:space="preserve"> </w:t>
      </w:r>
      <w:r>
        <w:t>T</w:t>
      </w:r>
      <w:r>
        <w:rPr>
          <w:spacing w:val="-12"/>
        </w:rPr>
        <w:t xml:space="preserve"> </w:t>
      </w:r>
      <w:r>
        <w:t>CD4</w:t>
      </w:r>
      <w:r>
        <w:rPr>
          <w:vertAlign w:val="superscript"/>
        </w:rPr>
        <w:t>+</w:t>
      </w:r>
      <w:r>
        <w:t>,</w:t>
      </w:r>
      <w:r>
        <w:rPr>
          <w:spacing w:val="-11"/>
        </w:rPr>
        <w:t xml:space="preserve"> </w:t>
      </w:r>
      <w:r>
        <w:t>favorisant</w:t>
      </w:r>
      <w:r>
        <w:rPr>
          <w:spacing w:val="-12"/>
        </w:rPr>
        <w:t xml:space="preserve"> </w:t>
      </w:r>
      <w:r>
        <w:t>le</w:t>
      </w:r>
      <w:r>
        <w:rPr>
          <w:spacing w:val="-12"/>
        </w:rPr>
        <w:t xml:space="preserve"> </w:t>
      </w:r>
      <w:r>
        <w:t>passage</w:t>
      </w:r>
      <w:r>
        <w:rPr>
          <w:spacing w:val="-11"/>
        </w:rPr>
        <w:t xml:space="preserve"> </w:t>
      </w:r>
      <w:r>
        <w:t>de</w:t>
      </w:r>
      <w:r>
        <w:rPr>
          <w:spacing w:val="-12"/>
        </w:rPr>
        <w:t xml:space="preserve"> </w:t>
      </w:r>
      <w:r>
        <w:t>la</w:t>
      </w:r>
      <w:r>
        <w:rPr>
          <w:spacing w:val="-12"/>
        </w:rPr>
        <w:t xml:space="preserve"> </w:t>
      </w:r>
      <w:r>
        <w:t>population</w:t>
      </w:r>
      <w:r>
        <w:rPr>
          <w:spacing w:val="-11"/>
        </w:rPr>
        <w:t xml:space="preserve"> </w:t>
      </w:r>
      <w:r>
        <w:t>T</w:t>
      </w:r>
      <w:r>
        <w:rPr>
          <w:spacing w:val="-12"/>
        </w:rPr>
        <w:t xml:space="preserve"> </w:t>
      </w:r>
      <w:r>
        <w:t>auxiliaire</w:t>
      </w:r>
      <w:r>
        <w:rPr>
          <w:spacing w:val="-12"/>
        </w:rPr>
        <w:t xml:space="preserve"> </w:t>
      </w:r>
      <w:r>
        <w:t>(Th)</w:t>
      </w:r>
      <w:r>
        <w:rPr>
          <w:spacing w:val="-11"/>
        </w:rPr>
        <w:t xml:space="preserve"> </w:t>
      </w:r>
      <w:r>
        <w:t>Th1</w:t>
      </w:r>
      <w:r>
        <w:rPr>
          <w:spacing w:val="-12"/>
        </w:rPr>
        <w:t xml:space="preserve"> </w:t>
      </w:r>
      <w:r>
        <w:t>et</w:t>
      </w:r>
      <w:r>
        <w:rPr>
          <w:spacing w:val="-12"/>
        </w:rPr>
        <w:t xml:space="preserve"> </w:t>
      </w:r>
      <w:r>
        <w:t>Th17</w:t>
      </w:r>
      <w:r>
        <w:rPr>
          <w:spacing w:val="-11"/>
        </w:rPr>
        <w:t xml:space="preserve"> </w:t>
      </w:r>
      <w:r>
        <w:t>vers</w:t>
      </w:r>
      <w:r>
        <w:rPr>
          <w:spacing w:val="-12"/>
        </w:rPr>
        <w:t xml:space="preserve"> </w:t>
      </w:r>
      <w:r>
        <w:t>la</w:t>
      </w:r>
      <w:r>
        <w:rPr>
          <w:spacing w:val="-12"/>
        </w:rPr>
        <w:t xml:space="preserve"> </w:t>
      </w:r>
      <w:r>
        <w:t>population</w:t>
      </w:r>
      <w:r>
        <w:rPr>
          <w:spacing w:val="-52"/>
        </w:rPr>
        <w:t xml:space="preserve"> </w:t>
      </w:r>
      <w:r>
        <w:t>Th2.</w:t>
      </w:r>
      <w:r>
        <w:rPr>
          <w:spacing w:val="-3"/>
        </w:rPr>
        <w:t xml:space="preserve"> </w:t>
      </w:r>
      <w:r>
        <w:t>La</w:t>
      </w:r>
      <w:r>
        <w:rPr>
          <w:spacing w:val="-3"/>
        </w:rPr>
        <w:t xml:space="preserve"> </w:t>
      </w:r>
      <w:r>
        <w:t>sous-population</w:t>
      </w:r>
      <w:r>
        <w:rPr>
          <w:spacing w:val="-3"/>
        </w:rPr>
        <w:t xml:space="preserve"> </w:t>
      </w:r>
      <w:r>
        <w:t>Th2</w:t>
      </w:r>
      <w:r>
        <w:rPr>
          <w:spacing w:val="-3"/>
        </w:rPr>
        <w:t xml:space="preserve"> </w:t>
      </w:r>
      <w:r>
        <w:t>régule</w:t>
      </w:r>
      <w:r>
        <w:rPr>
          <w:spacing w:val="-3"/>
        </w:rPr>
        <w:t xml:space="preserve"> </w:t>
      </w:r>
      <w:r>
        <w:t>à</w:t>
      </w:r>
      <w:r>
        <w:rPr>
          <w:spacing w:val="-3"/>
        </w:rPr>
        <w:t xml:space="preserve"> </w:t>
      </w:r>
      <w:r>
        <w:t>son</w:t>
      </w:r>
      <w:r>
        <w:rPr>
          <w:spacing w:val="-3"/>
        </w:rPr>
        <w:t xml:space="preserve"> </w:t>
      </w:r>
      <w:r>
        <w:t>tour</w:t>
      </w:r>
      <w:r>
        <w:rPr>
          <w:spacing w:val="-3"/>
        </w:rPr>
        <w:t xml:space="preserve"> </w:t>
      </w:r>
      <w:r>
        <w:t>les</w:t>
      </w:r>
      <w:r>
        <w:rPr>
          <w:spacing w:val="-3"/>
        </w:rPr>
        <w:t xml:space="preserve"> </w:t>
      </w:r>
      <w:r>
        <w:t>populations</w:t>
      </w:r>
      <w:r>
        <w:rPr>
          <w:spacing w:val="-3"/>
        </w:rPr>
        <w:t xml:space="preserve"> </w:t>
      </w:r>
      <w:r>
        <w:t>Th1</w:t>
      </w:r>
      <w:r>
        <w:rPr>
          <w:spacing w:val="-3"/>
        </w:rPr>
        <w:t xml:space="preserve"> </w:t>
      </w:r>
      <w:r>
        <w:t>et</w:t>
      </w:r>
      <w:r>
        <w:rPr>
          <w:spacing w:val="-2"/>
        </w:rPr>
        <w:t xml:space="preserve"> </w:t>
      </w:r>
      <w:r>
        <w:t>Th17</w:t>
      </w:r>
      <w:r>
        <w:rPr>
          <w:spacing w:val="-3"/>
        </w:rPr>
        <w:t xml:space="preserve"> </w:t>
      </w:r>
      <w:r>
        <w:t>dans</w:t>
      </w:r>
      <w:r>
        <w:rPr>
          <w:spacing w:val="-3"/>
        </w:rPr>
        <w:t xml:space="preserve"> </w:t>
      </w:r>
      <w:r>
        <w:t>un</w:t>
      </w:r>
      <w:r>
        <w:rPr>
          <w:spacing w:val="-3"/>
        </w:rPr>
        <w:t xml:space="preserve"> </w:t>
      </w:r>
      <w:r>
        <w:t>équilibre,</w:t>
      </w:r>
      <w:r>
        <w:rPr>
          <w:spacing w:val="-3"/>
        </w:rPr>
        <w:t xml:space="preserve"> </w:t>
      </w:r>
      <w:proofErr w:type="spellStart"/>
      <w:r>
        <w:t>dimi</w:t>
      </w:r>
      <w:proofErr w:type="spellEnd"/>
      <w:r>
        <w:t>-</w:t>
      </w:r>
      <w:r>
        <w:rPr>
          <w:spacing w:val="-53"/>
        </w:rPr>
        <w:t xml:space="preserve"> </w:t>
      </w:r>
      <w:r>
        <w:rPr>
          <w:w w:val="95"/>
        </w:rPr>
        <w:t xml:space="preserve">nuant ainsi globalement l’activité cytotoxique médiée par les cellules, qui est exacerbée dans les </w:t>
      </w:r>
      <w:proofErr w:type="spellStart"/>
      <w:r>
        <w:rPr>
          <w:w w:val="95"/>
        </w:rPr>
        <w:t>mala</w:t>
      </w:r>
      <w:proofErr w:type="spellEnd"/>
      <w:r>
        <w:rPr>
          <w:w w:val="95"/>
        </w:rPr>
        <w:t>-</w:t>
      </w:r>
      <w:r>
        <w:rPr>
          <w:spacing w:val="1"/>
          <w:w w:val="95"/>
        </w:rPr>
        <w:t xml:space="preserve"> </w:t>
      </w:r>
      <w:r>
        <w:rPr>
          <w:w w:val="95"/>
        </w:rPr>
        <w:t>dies</w:t>
      </w:r>
      <w:r>
        <w:rPr>
          <w:spacing w:val="17"/>
          <w:w w:val="95"/>
        </w:rPr>
        <w:t xml:space="preserve"> </w:t>
      </w:r>
      <w:proofErr w:type="spellStart"/>
      <w:r>
        <w:rPr>
          <w:w w:val="95"/>
        </w:rPr>
        <w:t>autoimmunes</w:t>
      </w:r>
      <w:proofErr w:type="spellEnd"/>
      <w:r>
        <w:rPr>
          <w:spacing w:val="18"/>
          <w:w w:val="95"/>
        </w:rPr>
        <w:t xml:space="preserve"> </w:t>
      </w:r>
      <w:r>
        <w:rPr>
          <w:w w:val="95"/>
        </w:rPr>
        <w:t>et</w:t>
      </w:r>
      <w:r>
        <w:rPr>
          <w:spacing w:val="17"/>
          <w:w w:val="95"/>
        </w:rPr>
        <w:t xml:space="preserve"> </w:t>
      </w:r>
      <w:r>
        <w:rPr>
          <w:w w:val="95"/>
        </w:rPr>
        <w:t>infections</w:t>
      </w:r>
      <w:r>
        <w:rPr>
          <w:spacing w:val="18"/>
          <w:w w:val="95"/>
        </w:rPr>
        <w:t xml:space="preserve"> </w:t>
      </w:r>
      <w:r>
        <w:rPr>
          <w:w w:val="95"/>
        </w:rPr>
        <w:t>par</w:t>
      </w:r>
      <w:r>
        <w:rPr>
          <w:spacing w:val="17"/>
          <w:w w:val="95"/>
        </w:rPr>
        <w:t xml:space="preserve"> </w:t>
      </w:r>
      <w:r>
        <w:rPr>
          <w:w w:val="95"/>
        </w:rPr>
        <w:t>des</w:t>
      </w:r>
      <w:r>
        <w:rPr>
          <w:spacing w:val="18"/>
          <w:w w:val="95"/>
        </w:rPr>
        <w:t xml:space="preserve"> </w:t>
      </w:r>
      <w:r>
        <w:rPr>
          <w:w w:val="95"/>
        </w:rPr>
        <w:t>pathogènes</w:t>
      </w:r>
      <w:ins w:id="93" w:author="Jean Pascal De Bandt" w:date="2023-01-19T10:48:00Z">
        <w:r w:rsidR="007D3F07">
          <w:rPr>
            <w:w w:val="95"/>
          </w:rPr>
          <w:t xml:space="preserve"> </w:t>
        </w:r>
      </w:ins>
      <w:r>
        <w:rPr>
          <w:w w:val="95"/>
        </w:rPr>
        <w:t>(Holick</w:t>
      </w:r>
      <w:r>
        <w:rPr>
          <w:spacing w:val="19"/>
          <w:w w:val="95"/>
        </w:rPr>
        <w:t xml:space="preserve"> </w:t>
      </w:r>
      <w:r>
        <w:rPr>
          <w:w w:val="95"/>
        </w:rPr>
        <w:t>et</w:t>
      </w:r>
      <w:r>
        <w:rPr>
          <w:spacing w:val="18"/>
          <w:w w:val="95"/>
        </w:rPr>
        <w:t xml:space="preserve"> </w:t>
      </w:r>
      <w:r>
        <w:rPr>
          <w:w w:val="95"/>
        </w:rPr>
        <w:t>al.</w:t>
      </w:r>
      <w:r>
        <w:rPr>
          <w:spacing w:val="17"/>
          <w:w w:val="95"/>
        </w:rPr>
        <w:t xml:space="preserve"> </w:t>
      </w:r>
      <w:hyperlink w:anchor="_bookmark79" w:history="1">
        <w:r>
          <w:rPr>
            <w:w w:val="95"/>
          </w:rPr>
          <w:t>2011</w:t>
        </w:r>
        <w:r>
          <w:rPr>
            <w:spacing w:val="-10"/>
            <w:w w:val="95"/>
          </w:rPr>
          <w:t xml:space="preserve"> </w:t>
        </w:r>
      </w:hyperlink>
      <w:r>
        <w:rPr>
          <w:w w:val="95"/>
        </w:rPr>
        <w:t>;</w:t>
      </w:r>
      <w:r>
        <w:rPr>
          <w:spacing w:val="18"/>
          <w:w w:val="95"/>
        </w:rPr>
        <w:t xml:space="preserve"> </w:t>
      </w:r>
      <w:proofErr w:type="spellStart"/>
      <w:r>
        <w:rPr>
          <w:w w:val="95"/>
        </w:rPr>
        <w:t>Meza-Meza</w:t>
      </w:r>
      <w:proofErr w:type="spellEnd"/>
      <w:r>
        <w:rPr>
          <w:w w:val="95"/>
        </w:rPr>
        <w:t>,</w:t>
      </w:r>
      <w:r>
        <w:rPr>
          <w:spacing w:val="17"/>
          <w:w w:val="95"/>
        </w:rPr>
        <w:t xml:space="preserve"> </w:t>
      </w:r>
      <w:r>
        <w:rPr>
          <w:w w:val="95"/>
        </w:rPr>
        <w:t>Ruiz-Ballesteros</w:t>
      </w:r>
      <w:r>
        <w:rPr>
          <w:spacing w:val="1"/>
          <w:w w:val="95"/>
        </w:rPr>
        <w:t xml:space="preserve"> </w:t>
      </w:r>
      <w:r>
        <w:t>et</w:t>
      </w:r>
      <w:r>
        <w:rPr>
          <w:spacing w:val="-2"/>
        </w:rPr>
        <w:t xml:space="preserve"> </w:t>
      </w:r>
      <w:r>
        <w:t>Cruz-Mosso</w:t>
      </w:r>
      <w:r>
        <w:rPr>
          <w:spacing w:val="-1"/>
        </w:rPr>
        <w:t xml:space="preserve"> </w:t>
      </w:r>
      <w:hyperlink w:anchor="_bookmark90" w:history="1">
        <w:r>
          <w:t>2020</w:t>
        </w:r>
      </w:hyperlink>
      <w:r>
        <w:t>).</w:t>
      </w:r>
    </w:p>
    <w:p w14:paraId="1B908F2F" w14:textId="77777777" w:rsidR="002C0AF8" w:rsidRDefault="003E36B0">
      <w:pPr>
        <w:pStyle w:val="BodyText"/>
        <w:spacing w:line="386" w:lineRule="auto"/>
        <w:ind w:left="109" w:right="124" w:firstLine="226"/>
        <w:jc w:val="both"/>
      </w:pPr>
      <w:r>
        <w:t>Il</w:t>
      </w:r>
      <w:r>
        <w:rPr>
          <w:spacing w:val="-8"/>
        </w:rPr>
        <w:t xml:space="preserve"> </w:t>
      </w:r>
      <w:r>
        <w:t>a</w:t>
      </w:r>
      <w:r>
        <w:rPr>
          <w:spacing w:val="-8"/>
        </w:rPr>
        <w:t xml:space="preserve"> </w:t>
      </w:r>
      <w:r>
        <w:t>aussi</w:t>
      </w:r>
      <w:r>
        <w:rPr>
          <w:spacing w:val="-7"/>
        </w:rPr>
        <w:t xml:space="preserve"> </w:t>
      </w:r>
      <w:r>
        <w:t>été</w:t>
      </w:r>
      <w:r>
        <w:rPr>
          <w:spacing w:val="-7"/>
        </w:rPr>
        <w:t xml:space="preserve"> </w:t>
      </w:r>
      <w:r>
        <w:t>montré</w:t>
      </w:r>
      <w:r>
        <w:rPr>
          <w:spacing w:val="-8"/>
        </w:rPr>
        <w:t xml:space="preserve"> </w:t>
      </w:r>
      <w:r>
        <w:t>que</w:t>
      </w:r>
      <w:r>
        <w:rPr>
          <w:spacing w:val="-7"/>
        </w:rPr>
        <w:t xml:space="preserve"> </w:t>
      </w:r>
      <w:r>
        <w:t>l’action</w:t>
      </w:r>
      <w:r>
        <w:rPr>
          <w:spacing w:val="-8"/>
        </w:rPr>
        <w:t xml:space="preserve"> </w:t>
      </w:r>
      <w:r>
        <w:t>de</w:t>
      </w:r>
      <w:r>
        <w:rPr>
          <w:spacing w:val="-7"/>
        </w:rPr>
        <w:t xml:space="preserve"> </w:t>
      </w:r>
      <w:r>
        <w:t>la</w:t>
      </w:r>
      <w:r>
        <w:rPr>
          <w:spacing w:val="-7"/>
        </w:rPr>
        <w:t xml:space="preserve"> </w:t>
      </w:r>
      <w:r>
        <w:t>vitamine</w:t>
      </w:r>
      <w:r>
        <w:rPr>
          <w:spacing w:val="-8"/>
        </w:rPr>
        <w:t xml:space="preserve"> </w:t>
      </w:r>
      <w:r>
        <w:t>D</w:t>
      </w:r>
      <w:r>
        <w:rPr>
          <w:spacing w:val="-7"/>
        </w:rPr>
        <w:t xml:space="preserve"> </w:t>
      </w:r>
      <w:r>
        <w:t>sur</w:t>
      </w:r>
      <w:r>
        <w:rPr>
          <w:spacing w:val="-7"/>
        </w:rPr>
        <w:t xml:space="preserve"> </w:t>
      </w:r>
      <w:r>
        <w:t>son</w:t>
      </w:r>
      <w:r>
        <w:rPr>
          <w:spacing w:val="-8"/>
        </w:rPr>
        <w:t xml:space="preserve"> </w:t>
      </w:r>
      <w:r>
        <w:t>récepteur</w:t>
      </w:r>
      <w:r>
        <w:rPr>
          <w:spacing w:val="-8"/>
        </w:rPr>
        <w:t xml:space="preserve"> </w:t>
      </w:r>
      <w:r>
        <w:t>VDR</w:t>
      </w:r>
      <w:r>
        <w:rPr>
          <w:spacing w:val="-6"/>
        </w:rPr>
        <w:t xml:space="preserve"> </w:t>
      </w:r>
      <w:r>
        <w:t>était</w:t>
      </w:r>
      <w:r>
        <w:rPr>
          <w:spacing w:val="-8"/>
        </w:rPr>
        <w:t xml:space="preserve"> </w:t>
      </w:r>
      <w:r>
        <w:t>nécessaire</w:t>
      </w:r>
      <w:r>
        <w:rPr>
          <w:spacing w:val="-8"/>
        </w:rPr>
        <w:t xml:space="preserve"> </w:t>
      </w:r>
      <w:r>
        <w:t>au</w:t>
      </w:r>
      <w:r>
        <w:rPr>
          <w:spacing w:val="-7"/>
        </w:rPr>
        <w:t xml:space="preserve"> </w:t>
      </w:r>
      <w:proofErr w:type="spellStart"/>
      <w:r>
        <w:t>fonc</w:t>
      </w:r>
      <w:proofErr w:type="spellEnd"/>
      <w:r>
        <w:t>-</w:t>
      </w:r>
      <w:r>
        <w:rPr>
          <w:spacing w:val="-52"/>
        </w:rPr>
        <w:t xml:space="preserve"> </w:t>
      </w:r>
      <w:proofErr w:type="spellStart"/>
      <w:r>
        <w:t>tionnement</w:t>
      </w:r>
      <w:proofErr w:type="spellEnd"/>
      <w:r>
        <w:rPr>
          <w:spacing w:val="-9"/>
        </w:rPr>
        <w:t xml:space="preserve"> </w:t>
      </w:r>
      <w:r>
        <w:t>des</w:t>
      </w:r>
      <w:r>
        <w:rPr>
          <w:spacing w:val="-9"/>
        </w:rPr>
        <w:t xml:space="preserve"> </w:t>
      </w:r>
      <w:r>
        <w:t>lymphocytes</w:t>
      </w:r>
      <w:r>
        <w:rPr>
          <w:spacing w:val="-8"/>
        </w:rPr>
        <w:t xml:space="preserve"> </w:t>
      </w:r>
      <w:r>
        <w:t>T</w:t>
      </w:r>
      <w:r>
        <w:rPr>
          <w:spacing w:val="-9"/>
        </w:rPr>
        <w:t xml:space="preserve"> </w:t>
      </w:r>
      <w:r>
        <w:t>régulateurs</w:t>
      </w:r>
      <w:r>
        <w:rPr>
          <w:spacing w:val="-9"/>
        </w:rPr>
        <w:t xml:space="preserve"> </w:t>
      </w:r>
      <w:proofErr w:type="spellStart"/>
      <w:r>
        <w:t>iNKT</w:t>
      </w:r>
      <w:proofErr w:type="spellEnd"/>
      <w:r>
        <w:rPr>
          <w:spacing w:val="-8"/>
        </w:rPr>
        <w:t xml:space="preserve"> </w:t>
      </w:r>
      <w:r>
        <w:t>et</w:t>
      </w:r>
      <w:r>
        <w:rPr>
          <w:spacing w:val="-9"/>
        </w:rPr>
        <w:t xml:space="preserve"> </w:t>
      </w:r>
      <w:r>
        <w:t>CD8αα</w:t>
      </w:r>
      <w:r>
        <w:rPr>
          <w:spacing w:val="-9"/>
        </w:rPr>
        <w:t xml:space="preserve"> </w:t>
      </w:r>
      <w:r>
        <w:t>(</w:t>
      </w:r>
      <w:proofErr w:type="spellStart"/>
      <w:r>
        <w:t>Cheroutre</w:t>
      </w:r>
      <w:proofErr w:type="spellEnd"/>
      <w:r>
        <w:rPr>
          <w:spacing w:val="-8"/>
        </w:rPr>
        <w:t xml:space="preserve"> </w:t>
      </w:r>
      <w:r>
        <w:t>et</w:t>
      </w:r>
      <w:r>
        <w:rPr>
          <w:spacing w:val="-9"/>
        </w:rPr>
        <w:t xml:space="preserve"> </w:t>
      </w:r>
      <w:proofErr w:type="spellStart"/>
      <w:r>
        <w:t>Lambolez</w:t>
      </w:r>
      <w:proofErr w:type="spellEnd"/>
      <w:r>
        <w:rPr>
          <w:spacing w:val="-10"/>
        </w:rPr>
        <w:t xml:space="preserve"> </w:t>
      </w:r>
      <w:hyperlink w:anchor="_bookmark66" w:history="1">
        <w:r>
          <w:t>2008</w:t>
        </w:r>
      </w:hyperlink>
      <w:r>
        <w:t>).</w:t>
      </w:r>
      <w:r>
        <w:rPr>
          <w:spacing w:val="-9"/>
        </w:rPr>
        <w:t xml:space="preserve"> </w:t>
      </w:r>
      <w:r>
        <w:t>Les</w:t>
      </w:r>
      <w:r>
        <w:rPr>
          <w:spacing w:val="-9"/>
        </w:rPr>
        <w:t xml:space="preserve"> </w:t>
      </w:r>
      <w:proofErr w:type="spellStart"/>
      <w:r>
        <w:t>lym</w:t>
      </w:r>
      <w:proofErr w:type="spellEnd"/>
      <w:r>
        <w:t>-</w:t>
      </w:r>
      <w:r>
        <w:rPr>
          <w:spacing w:val="-52"/>
        </w:rPr>
        <w:t xml:space="preserve"> </w:t>
      </w:r>
      <w:proofErr w:type="spellStart"/>
      <w:r>
        <w:rPr>
          <w:w w:val="95"/>
        </w:rPr>
        <w:t>phocytes</w:t>
      </w:r>
      <w:proofErr w:type="spellEnd"/>
      <w:r>
        <w:rPr>
          <w:w w:val="95"/>
        </w:rPr>
        <w:t xml:space="preserve"> T CD8αα possèdent un caractère régulateur contrairement au lymphocyte CD8αβ classique.</w:t>
      </w:r>
      <w:r>
        <w:rPr>
          <w:spacing w:val="1"/>
          <w:w w:val="95"/>
        </w:rPr>
        <w:t xml:space="preserve"> </w:t>
      </w:r>
      <w:r>
        <w:t>Ainsi, ces lymphocytes T régulateurs contribuent à l’homéostasie du tractus intestinal (</w:t>
      </w:r>
      <w:proofErr w:type="spellStart"/>
      <w:r>
        <w:t>Cantorna</w:t>
      </w:r>
      <w:proofErr w:type="spellEnd"/>
      <w:r>
        <w:rPr>
          <w:spacing w:val="1"/>
        </w:rPr>
        <w:t xml:space="preserve"> </w:t>
      </w:r>
      <w:hyperlink w:anchor="_bookmark63" w:history="1">
        <w:r>
          <w:rPr>
            <w:w w:val="95"/>
          </w:rPr>
          <w:t>2010</w:t>
        </w:r>
      </w:hyperlink>
      <w:r>
        <w:rPr>
          <w:w w:val="95"/>
        </w:rPr>
        <w:t>).</w:t>
      </w:r>
      <w:r>
        <w:rPr>
          <w:spacing w:val="20"/>
          <w:w w:val="95"/>
        </w:rPr>
        <w:t xml:space="preserve"> </w:t>
      </w:r>
      <w:r>
        <w:rPr>
          <w:w w:val="95"/>
        </w:rPr>
        <w:t>A</w:t>
      </w:r>
      <w:r>
        <w:rPr>
          <w:spacing w:val="21"/>
          <w:w w:val="95"/>
        </w:rPr>
        <w:t xml:space="preserve"> </w:t>
      </w:r>
      <w:r>
        <w:rPr>
          <w:w w:val="95"/>
        </w:rPr>
        <w:t>l’inverse,</w:t>
      </w:r>
      <w:r>
        <w:rPr>
          <w:spacing w:val="21"/>
          <w:w w:val="95"/>
        </w:rPr>
        <w:t xml:space="preserve"> </w:t>
      </w:r>
      <w:r>
        <w:rPr>
          <w:w w:val="95"/>
        </w:rPr>
        <w:t>les</w:t>
      </w:r>
      <w:r>
        <w:rPr>
          <w:spacing w:val="21"/>
          <w:w w:val="95"/>
        </w:rPr>
        <w:t xml:space="preserve"> </w:t>
      </w:r>
      <w:r>
        <w:rPr>
          <w:w w:val="95"/>
        </w:rPr>
        <w:t>lymphocytes</w:t>
      </w:r>
      <w:r>
        <w:rPr>
          <w:spacing w:val="20"/>
          <w:w w:val="95"/>
        </w:rPr>
        <w:t xml:space="preserve"> </w:t>
      </w:r>
      <w:r>
        <w:rPr>
          <w:w w:val="95"/>
        </w:rPr>
        <w:t>FoxP3</w:t>
      </w:r>
      <w:r>
        <w:rPr>
          <w:w w:val="95"/>
          <w:vertAlign w:val="superscript"/>
        </w:rPr>
        <w:t>+</w:t>
      </w:r>
      <w:r>
        <w:rPr>
          <w:spacing w:val="37"/>
          <w:w w:val="95"/>
        </w:rPr>
        <w:t xml:space="preserve"> </w:t>
      </w:r>
      <w:r>
        <w:rPr>
          <w:w w:val="95"/>
        </w:rPr>
        <w:t>T</w:t>
      </w:r>
      <w:r>
        <w:rPr>
          <w:w w:val="95"/>
          <w:position w:val="-5"/>
          <w:sz w:val="15"/>
        </w:rPr>
        <w:t>reg</w:t>
      </w:r>
      <w:r>
        <w:rPr>
          <w:spacing w:val="19"/>
          <w:w w:val="95"/>
          <w:position w:val="-5"/>
          <w:sz w:val="15"/>
        </w:rPr>
        <w:t xml:space="preserve"> </w:t>
      </w:r>
      <w:r>
        <w:rPr>
          <w:w w:val="95"/>
        </w:rPr>
        <w:t>sont</w:t>
      </w:r>
      <w:r>
        <w:rPr>
          <w:spacing w:val="21"/>
          <w:w w:val="95"/>
        </w:rPr>
        <w:t xml:space="preserve"> </w:t>
      </w:r>
      <w:r>
        <w:rPr>
          <w:w w:val="95"/>
        </w:rPr>
        <w:t>fonctionnellement</w:t>
      </w:r>
      <w:r>
        <w:rPr>
          <w:spacing w:val="20"/>
          <w:w w:val="95"/>
        </w:rPr>
        <w:t xml:space="preserve"> </w:t>
      </w:r>
      <w:r>
        <w:rPr>
          <w:w w:val="95"/>
        </w:rPr>
        <w:t>indépendant</w:t>
      </w:r>
      <w:r>
        <w:rPr>
          <w:spacing w:val="21"/>
          <w:w w:val="95"/>
        </w:rPr>
        <w:t xml:space="preserve"> </w:t>
      </w:r>
      <w:r>
        <w:rPr>
          <w:w w:val="95"/>
        </w:rPr>
        <w:t>de</w:t>
      </w:r>
      <w:r>
        <w:rPr>
          <w:spacing w:val="21"/>
          <w:w w:val="95"/>
        </w:rPr>
        <w:t xml:space="preserve"> </w:t>
      </w:r>
      <w:r>
        <w:rPr>
          <w:w w:val="95"/>
        </w:rPr>
        <w:t>l’expression</w:t>
      </w:r>
    </w:p>
    <w:p w14:paraId="13D1CACE" w14:textId="77777777" w:rsidR="002C0AF8" w:rsidRDefault="003E36B0">
      <w:pPr>
        <w:pStyle w:val="BodyText"/>
        <w:spacing w:line="204" w:lineRule="exact"/>
        <w:ind w:left="117"/>
        <w:jc w:val="both"/>
      </w:pPr>
      <w:proofErr w:type="gramStart"/>
      <w:r>
        <w:t>de</w:t>
      </w:r>
      <w:proofErr w:type="gramEnd"/>
      <w:r>
        <w:rPr>
          <w:spacing w:val="-7"/>
        </w:rPr>
        <w:t xml:space="preserve"> </w:t>
      </w:r>
      <w:r>
        <w:t>VDR</w:t>
      </w:r>
      <w:r>
        <w:rPr>
          <w:spacing w:val="-7"/>
        </w:rPr>
        <w:t xml:space="preserve"> </w:t>
      </w:r>
      <w:r>
        <w:t>pour</w:t>
      </w:r>
      <w:r>
        <w:rPr>
          <w:spacing w:val="-6"/>
        </w:rPr>
        <w:t xml:space="preserve"> </w:t>
      </w:r>
      <w:r>
        <w:t>effectuer</w:t>
      </w:r>
      <w:r>
        <w:rPr>
          <w:spacing w:val="-7"/>
        </w:rPr>
        <w:t xml:space="preserve"> </w:t>
      </w:r>
      <w:r>
        <w:t>leurs</w:t>
      </w:r>
      <w:r>
        <w:rPr>
          <w:spacing w:val="-6"/>
        </w:rPr>
        <w:t xml:space="preserve"> </w:t>
      </w:r>
      <w:r>
        <w:t>fonctions</w:t>
      </w:r>
      <w:r>
        <w:rPr>
          <w:spacing w:val="-7"/>
        </w:rPr>
        <w:t xml:space="preserve"> </w:t>
      </w:r>
      <w:r>
        <w:t>régulatrices</w:t>
      </w:r>
      <w:r>
        <w:rPr>
          <w:spacing w:val="-6"/>
        </w:rPr>
        <w:t xml:space="preserve"> </w:t>
      </w:r>
      <w:r>
        <w:t>(</w:t>
      </w:r>
      <w:proofErr w:type="spellStart"/>
      <w:r>
        <w:t>Cantorna</w:t>
      </w:r>
      <w:proofErr w:type="spellEnd"/>
      <w:r>
        <w:rPr>
          <w:spacing w:val="-7"/>
        </w:rPr>
        <w:t xml:space="preserve"> </w:t>
      </w:r>
      <w:hyperlink w:anchor="_bookmark63" w:history="1">
        <w:r>
          <w:t>2010</w:t>
        </w:r>
      </w:hyperlink>
      <w:r>
        <w:t>).</w:t>
      </w:r>
    </w:p>
    <w:p w14:paraId="4D5F677D" w14:textId="650A15D6" w:rsidR="002C0AF8" w:rsidRDefault="003E36B0" w:rsidP="00E818E0">
      <w:pPr>
        <w:pStyle w:val="BodyText"/>
        <w:spacing w:before="140" w:line="386" w:lineRule="auto"/>
        <w:ind w:left="110" w:right="159" w:firstLine="225"/>
        <w:jc w:val="both"/>
        <w:rPr>
          <w:sz w:val="23"/>
        </w:rPr>
      </w:pPr>
      <w:r>
        <w:t>La</w:t>
      </w:r>
      <w:r>
        <w:rPr>
          <w:spacing w:val="-6"/>
        </w:rPr>
        <w:t xml:space="preserve"> </w:t>
      </w:r>
      <w:r>
        <w:t>vitamine</w:t>
      </w:r>
      <w:r>
        <w:rPr>
          <w:spacing w:val="-5"/>
        </w:rPr>
        <w:t xml:space="preserve"> </w:t>
      </w:r>
      <w:r>
        <w:t>D</w:t>
      </w:r>
      <w:r>
        <w:rPr>
          <w:spacing w:val="-5"/>
        </w:rPr>
        <w:t xml:space="preserve"> </w:t>
      </w:r>
      <w:r>
        <w:t>est</w:t>
      </w:r>
      <w:r>
        <w:rPr>
          <w:spacing w:val="-6"/>
        </w:rPr>
        <w:t xml:space="preserve"> </w:t>
      </w:r>
      <w:r>
        <w:t>également</w:t>
      </w:r>
      <w:r>
        <w:rPr>
          <w:spacing w:val="-5"/>
        </w:rPr>
        <w:t xml:space="preserve"> </w:t>
      </w:r>
      <w:r>
        <w:t>capable</w:t>
      </w:r>
      <w:r>
        <w:rPr>
          <w:spacing w:val="-5"/>
        </w:rPr>
        <w:t xml:space="preserve"> </w:t>
      </w:r>
      <w:r>
        <w:t>d’agir</w:t>
      </w:r>
      <w:r>
        <w:rPr>
          <w:spacing w:val="-6"/>
        </w:rPr>
        <w:t xml:space="preserve"> </w:t>
      </w:r>
      <w:r>
        <w:t>non-classiquement</w:t>
      </w:r>
      <w:r>
        <w:rPr>
          <w:spacing w:val="-5"/>
        </w:rPr>
        <w:t xml:space="preserve"> </w:t>
      </w:r>
      <w:r>
        <w:t>par</w:t>
      </w:r>
      <w:r>
        <w:rPr>
          <w:spacing w:val="-5"/>
        </w:rPr>
        <w:t xml:space="preserve"> </w:t>
      </w:r>
      <w:r>
        <w:t>des</w:t>
      </w:r>
      <w:r>
        <w:rPr>
          <w:spacing w:val="-6"/>
        </w:rPr>
        <w:t xml:space="preserve"> </w:t>
      </w:r>
      <w:r>
        <w:t>actions</w:t>
      </w:r>
      <w:r>
        <w:rPr>
          <w:spacing w:val="-5"/>
        </w:rPr>
        <w:t xml:space="preserve"> </w:t>
      </w:r>
      <w:r>
        <w:t>non-génomique,</w:t>
      </w:r>
      <w:r>
        <w:rPr>
          <w:spacing w:val="-5"/>
        </w:rPr>
        <w:t xml:space="preserve"> </w:t>
      </w:r>
      <w:r>
        <w:t>à</w:t>
      </w:r>
      <w:r>
        <w:rPr>
          <w:spacing w:val="-53"/>
        </w:rPr>
        <w:t xml:space="preserve"> </w:t>
      </w:r>
      <w:r>
        <w:t xml:space="preserve">savoir des actions de type protéine-protéine, telle que l’inhibition de la kinase </w:t>
      </w:r>
      <w:proofErr w:type="spellStart"/>
      <w:r>
        <w:t>IKκ</w:t>
      </w:r>
      <w:proofErr w:type="spellEnd"/>
      <w:r>
        <w:t>β, un régulateur</w:t>
      </w:r>
      <w:r>
        <w:rPr>
          <w:spacing w:val="1"/>
        </w:rPr>
        <w:t xml:space="preserve"> </w:t>
      </w:r>
      <w:r>
        <w:t>de</w:t>
      </w:r>
      <w:r>
        <w:rPr>
          <w:spacing w:val="-6"/>
        </w:rPr>
        <w:t xml:space="preserve"> </w:t>
      </w:r>
      <w:r>
        <w:t>la</w:t>
      </w:r>
      <w:r>
        <w:rPr>
          <w:spacing w:val="-5"/>
        </w:rPr>
        <w:t xml:space="preserve"> </w:t>
      </w:r>
      <w:r>
        <w:t>voie</w:t>
      </w:r>
      <w:r>
        <w:rPr>
          <w:spacing w:val="-5"/>
        </w:rPr>
        <w:t xml:space="preserve"> </w:t>
      </w:r>
      <w:r>
        <w:t>canonique</w:t>
      </w:r>
      <w:r>
        <w:rPr>
          <w:spacing w:val="-5"/>
        </w:rPr>
        <w:t xml:space="preserve"> </w:t>
      </w:r>
      <w:r>
        <w:t>de</w:t>
      </w:r>
      <w:r>
        <w:rPr>
          <w:spacing w:val="-5"/>
        </w:rPr>
        <w:t xml:space="preserve"> </w:t>
      </w:r>
      <w:r>
        <w:t>NF-κB,</w:t>
      </w:r>
      <w:r>
        <w:rPr>
          <w:spacing w:val="-6"/>
        </w:rPr>
        <w:t xml:space="preserve"> </w:t>
      </w:r>
      <w:r>
        <w:t>une</w:t>
      </w:r>
      <w:r>
        <w:rPr>
          <w:spacing w:val="-5"/>
        </w:rPr>
        <w:t xml:space="preserve"> </w:t>
      </w:r>
      <w:r>
        <w:t>des</w:t>
      </w:r>
      <w:r>
        <w:rPr>
          <w:spacing w:val="-6"/>
        </w:rPr>
        <w:t xml:space="preserve"> </w:t>
      </w:r>
      <w:r>
        <w:t>cytokines</w:t>
      </w:r>
      <w:r>
        <w:rPr>
          <w:spacing w:val="-4"/>
        </w:rPr>
        <w:t xml:space="preserve"> </w:t>
      </w:r>
      <w:r>
        <w:t>pro-inflammatoire</w:t>
      </w:r>
      <w:r>
        <w:rPr>
          <w:spacing w:val="-6"/>
        </w:rPr>
        <w:t xml:space="preserve"> </w:t>
      </w:r>
      <w:r>
        <w:t>clé</w:t>
      </w:r>
      <w:r>
        <w:rPr>
          <w:spacing w:val="-5"/>
        </w:rPr>
        <w:t xml:space="preserve"> </w:t>
      </w:r>
      <w:r>
        <w:t>de</w:t>
      </w:r>
      <w:r>
        <w:rPr>
          <w:spacing w:val="-5"/>
        </w:rPr>
        <w:t xml:space="preserve"> </w:t>
      </w:r>
      <w:r>
        <w:t>la</w:t>
      </w:r>
      <w:r>
        <w:rPr>
          <w:spacing w:val="-5"/>
        </w:rPr>
        <w:t xml:space="preserve"> </w:t>
      </w:r>
      <w:r>
        <w:t>réaction</w:t>
      </w:r>
      <w:r>
        <w:rPr>
          <w:spacing w:val="-5"/>
        </w:rPr>
        <w:t xml:space="preserve"> </w:t>
      </w:r>
      <w:r>
        <w:t>immunitaire</w:t>
      </w:r>
      <w:r>
        <w:rPr>
          <w:spacing w:val="-53"/>
        </w:rPr>
        <w:t xml:space="preserve"> </w:t>
      </w:r>
      <w:r>
        <w:t>(</w:t>
      </w:r>
      <w:proofErr w:type="spellStart"/>
      <w:r>
        <w:t>Hii</w:t>
      </w:r>
      <w:proofErr w:type="spellEnd"/>
      <w:r>
        <w:rPr>
          <w:spacing w:val="-2"/>
        </w:rPr>
        <w:t xml:space="preserve"> </w:t>
      </w:r>
      <w:r>
        <w:t>et</w:t>
      </w:r>
      <w:r>
        <w:rPr>
          <w:spacing w:val="-1"/>
        </w:rPr>
        <w:t xml:space="preserve"> </w:t>
      </w:r>
      <w:r>
        <w:t>Ferrante</w:t>
      </w:r>
      <w:r>
        <w:rPr>
          <w:spacing w:val="-1"/>
        </w:rPr>
        <w:t xml:space="preserve"> </w:t>
      </w:r>
      <w:hyperlink w:anchor="_bookmark78" w:history="1">
        <w:r>
          <w:t>2016</w:t>
        </w:r>
      </w:hyperlink>
      <w:r>
        <w:t>).</w:t>
      </w:r>
    </w:p>
    <w:p w14:paraId="60120EEF" w14:textId="77777777" w:rsidR="002C0AF8" w:rsidRDefault="003E36B0">
      <w:pPr>
        <w:pStyle w:val="BodyText"/>
        <w:ind w:left="117"/>
        <w:rPr>
          <w:sz w:val="20"/>
        </w:rPr>
      </w:pPr>
      <w:r>
        <w:rPr>
          <w:noProof/>
          <w:sz w:val="20"/>
        </w:rPr>
        <w:drawing>
          <wp:inline distT="0" distB="0" distL="0" distR="0" wp14:anchorId="6E248A4A" wp14:editId="0ADA2B74">
            <wp:extent cx="5334000" cy="386448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334000" cy="3864483"/>
                    </a:xfrm>
                    <a:prstGeom prst="rect">
                      <a:avLst/>
                    </a:prstGeom>
                  </pic:spPr>
                </pic:pic>
              </a:graphicData>
            </a:graphic>
          </wp:inline>
        </w:drawing>
      </w:r>
    </w:p>
    <w:p w14:paraId="2FD3CF93" w14:textId="77777777" w:rsidR="002C0AF8" w:rsidRDefault="002C0AF8">
      <w:pPr>
        <w:pStyle w:val="BodyText"/>
        <w:spacing w:before="9"/>
        <w:rPr>
          <w:sz w:val="26"/>
        </w:rPr>
      </w:pPr>
    </w:p>
    <w:p w14:paraId="6BCF11B1" w14:textId="77777777" w:rsidR="002C0AF8" w:rsidRDefault="003E36B0">
      <w:pPr>
        <w:spacing w:before="91"/>
        <w:ind w:left="948"/>
        <w:rPr>
          <w:sz w:val="20"/>
        </w:rPr>
      </w:pPr>
      <w:bookmarkStart w:id="94" w:name="_bookmark37"/>
      <w:bookmarkEnd w:id="94"/>
      <w:proofErr w:type="spellStart"/>
      <w:r>
        <w:rPr>
          <w:b/>
          <w:sz w:val="20"/>
        </w:rPr>
        <w:t>F</w:t>
      </w:r>
      <w:r>
        <w:rPr>
          <w:b/>
          <w:smallCaps/>
          <w:sz w:val="20"/>
        </w:rPr>
        <w:t>i</w:t>
      </w:r>
      <w:r>
        <w:rPr>
          <w:b/>
          <w:sz w:val="20"/>
        </w:rPr>
        <w:t>G</w:t>
      </w:r>
      <w:r>
        <w:rPr>
          <w:b/>
          <w:smallCaps/>
          <w:sz w:val="20"/>
        </w:rPr>
        <w:t>ure</w:t>
      </w:r>
      <w:proofErr w:type="spellEnd"/>
      <w:r>
        <w:rPr>
          <w:b/>
          <w:spacing w:val="-12"/>
          <w:sz w:val="20"/>
        </w:rPr>
        <w:t xml:space="preserve"> </w:t>
      </w:r>
      <w:r>
        <w:rPr>
          <w:b/>
          <w:sz w:val="20"/>
        </w:rPr>
        <w:t>3.1</w:t>
      </w:r>
      <w:r>
        <w:rPr>
          <w:b/>
          <w:spacing w:val="-11"/>
          <w:sz w:val="20"/>
        </w:rPr>
        <w:t xml:space="preserve"> </w:t>
      </w:r>
      <w:r>
        <w:rPr>
          <w:b/>
          <w:sz w:val="20"/>
        </w:rPr>
        <w:t>–</w:t>
      </w:r>
      <w:r>
        <w:rPr>
          <w:b/>
          <w:spacing w:val="-11"/>
          <w:sz w:val="20"/>
        </w:rPr>
        <w:t xml:space="preserve"> </w:t>
      </w:r>
      <w:r>
        <w:rPr>
          <w:b/>
          <w:sz w:val="20"/>
        </w:rPr>
        <w:t>Effets</w:t>
      </w:r>
      <w:r>
        <w:rPr>
          <w:b/>
          <w:spacing w:val="-11"/>
          <w:sz w:val="20"/>
        </w:rPr>
        <w:t xml:space="preserve"> </w:t>
      </w:r>
      <w:r>
        <w:rPr>
          <w:b/>
          <w:sz w:val="20"/>
        </w:rPr>
        <w:t>immunomodulateurs</w:t>
      </w:r>
      <w:r>
        <w:rPr>
          <w:b/>
          <w:spacing w:val="-12"/>
          <w:sz w:val="20"/>
        </w:rPr>
        <w:t xml:space="preserve"> </w:t>
      </w:r>
      <w:r>
        <w:rPr>
          <w:b/>
          <w:sz w:val="20"/>
        </w:rPr>
        <w:t>du</w:t>
      </w:r>
      <w:r>
        <w:rPr>
          <w:b/>
          <w:spacing w:val="-11"/>
          <w:sz w:val="20"/>
        </w:rPr>
        <w:t xml:space="preserve"> </w:t>
      </w:r>
      <w:r>
        <w:rPr>
          <w:b/>
          <w:sz w:val="20"/>
        </w:rPr>
        <w:t>calcitriol.</w:t>
      </w:r>
      <w:r>
        <w:rPr>
          <w:b/>
          <w:spacing w:val="-12"/>
          <w:sz w:val="20"/>
        </w:rPr>
        <w:t xml:space="preserve"> </w:t>
      </w:r>
      <w:r>
        <w:rPr>
          <w:sz w:val="20"/>
        </w:rPr>
        <w:t>Source</w:t>
      </w:r>
      <w:r>
        <w:rPr>
          <w:spacing w:val="-11"/>
          <w:sz w:val="20"/>
        </w:rPr>
        <w:t xml:space="preserve"> </w:t>
      </w:r>
      <w:r>
        <w:rPr>
          <w:sz w:val="20"/>
        </w:rPr>
        <w:t>:</w:t>
      </w:r>
      <w:r>
        <w:rPr>
          <w:spacing w:val="-11"/>
          <w:sz w:val="20"/>
        </w:rPr>
        <w:t xml:space="preserve"> </w:t>
      </w:r>
      <w:r>
        <w:rPr>
          <w:sz w:val="20"/>
        </w:rPr>
        <w:t>[@Meza-Meza.2020]</w:t>
      </w:r>
    </w:p>
    <w:p w14:paraId="01E6A499" w14:textId="77777777" w:rsidR="002C0AF8" w:rsidRDefault="002C0AF8">
      <w:pPr>
        <w:rPr>
          <w:sz w:val="20"/>
        </w:rPr>
        <w:sectPr w:rsidR="002C0AF8">
          <w:pgSz w:w="11910" w:h="16840"/>
          <w:pgMar w:top="1580" w:right="1620" w:bottom="1140" w:left="1300" w:header="0" w:footer="944" w:gutter="0"/>
          <w:cols w:space="720"/>
        </w:sectPr>
      </w:pPr>
    </w:p>
    <w:p w14:paraId="08452746" w14:textId="77777777" w:rsidR="002C0AF8" w:rsidRDefault="002C0AF8">
      <w:pPr>
        <w:pStyle w:val="BodyText"/>
        <w:spacing w:before="7"/>
        <w:rPr>
          <w:sz w:val="15"/>
        </w:rPr>
      </w:pPr>
    </w:p>
    <w:p w14:paraId="600069EB" w14:textId="77777777" w:rsidR="002C0AF8" w:rsidRDefault="003E36B0">
      <w:pPr>
        <w:pStyle w:val="Heading2"/>
        <w:numPr>
          <w:ilvl w:val="1"/>
          <w:numId w:val="1"/>
        </w:numPr>
        <w:tabs>
          <w:tab w:val="left" w:pos="665"/>
        </w:tabs>
        <w:spacing w:before="163" w:line="400" w:lineRule="auto"/>
        <w:ind w:right="1434"/>
      </w:pPr>
      <w:bookmarkStart w:id="95" w:name="Mécanisme_d'action_de_la_vitamine_D_sur_"/>
      <w:bookmarkStart w:id="96" w:name="_bookmark38"/>
      <w:bookmarkEnd w:id="95"/>
      <w:bookmarkEnd w:id="96"/>
      <w:r>
        <w:t>Mécanisme</w:t>
      </w:r>
      <w:r>
        <w:rPr>
          <w:spacing w:val="-3"/>
        </w:rPr>
        <w:t xml:space="preserve"> </w:t>
      </w:r>
      <w:r>
        <w:t>d’action</w:t>
      </w:r>
      <w:r>
        <w:rPr>
          <w:spacing w:val="-2"/>
        </w:rPr>
        <w:t xml:space="preserve"> </w:t>
      </w:r>
      <w:r>
        <w:t>de</w:t>
      </w:r>
      <w:r>
        <w:rPr>
          <w:spacing w:val="-3"/>
        </w:rPr>
        <w:t xml:space="preserve"> </w:t>
      </w:r>
      <w:r>
        <w:t>la</w:t>
      </w:r>
      <w:r>
        <w:rPr>
          <w:spacing w:val="-2"/>
        </w:rPr>
        <w:t xml:space="preserve"> </w:t>
      </w:r>
      <w:r>
        <w:t>vitamine</w:t>
      </w:r>
      <w:r>
        <w:rPr>
          <w:spacing w:val="-2"/>
        </w:rPr>
        <w:t xml:space="preserve"> </w:t>
      </w:r>
      <w:r>
        <w:t>D</w:t>
      </w:r>
      <w:r>
        <w:rPr>
          <w:spacing w:val="-3"/>
        </w:rPr>
        <w:t xml:space="preserve"> </w:t>
      </w:r>
      <w:r>
        <w:t>sur</w:t>
      </w:r>
      <w:r>
        <w:rPr>
          <w:spacing w:val="-2"/>
        </w:rPr>
        <w:t xml:space="preserve"> </w:t>
      </w:r>
      <w:r>
        <w:t>le</w:t>
      </w:r>
      <w:r>
        <w:rPr>
          <w:spacing w:val="-2"/>
        </w:rPr>
        <w:t xml:space="preserve"> </w:t>
      </w:r>
      <w:r>
        <w:t>système</w:t>
      </w:r>
      <w:r>
        <w:rPr>
          <w:spacing w:val="-75"/>
        </w:rPr>
        <w:t xml:space="preserve"> </w:t>
      </w:r>
      <w:r>
        <w:t>immunitaire</w:t>
      </w:r>
    </w:p>
    <w:p w14:paraId="0AEC43C4" w14:textId="77777777" w:rsidR="002C0AF8" w:rsidRDefault="003E36B0">
      <w:pPr>
        <w:pStyle w:val="BodyText"/>
        <w:spacing w:before="151" w:line="386" w:lineRule="auto"/>
        <w:ind w:left="117" w:right="127" w:firstLine="218"/>
        <w:jc w:val="both"/>
        <w:rPr>
          <w:b/>
        </w:rPr>
      </w:pPr>
      <w:r>
        <w:t>Le</w:t>
      </w:r>
      <w:r>
        <w:rPr>
          <w:spacing w:val="-7"/>
        </w:rPr>
        <w:t xml:space="preserve"> </w:t>
      </w:r>
      <w:r>
        <w:t>mécanisme</w:t>
      </w:r>
      <w:r>
        <w:rPr>
          <w:spacing w:val="-6"/>
        </w:rPr>
        <w:t xml:space="preserve"> </w:t>
      </w:r>
      <w:r>
        <w:t>d’action</w:t>
      </w:r>
      <w:r>
        <w:rPr>
          <w:spacing w:val="-6"/>
        </w:rPr>
        <w:t xml:space="preserve"> </w:t>
      </w:r>
      <w:r>
        <w:t>moléculaire</w:t>
      </w:r>
      <w:r>
        <w:rPr>
          <w:spacing w:val="-6"/>
        </w:rPr>
        <w:t xml:space="preserve"> </w:t>
      </w:r>
      <w:r>
        <w:t>de</w:t>
      </w:r>
      <w:r>
        <w:rPr>
          <w:spacing w:val="-6"/>
        </w:rPr>
        <w:t xml:space="preserve"> </w:t>
      </w:r>
      <w:r>
        <w:t>la</w:t>
      </w:r>
      <w:r>
        <w:rPr>
          <w:spacing w:val="-7"/>
        </w:rPr>
        <w:t xml:space="preserve"> </w:t>
      </w:r>
      <w:r>
        <w:t>vitamine</w:t>
      </w:r>
      <w:r>
        <w:rPr>
          <w:spacing w:val="-6"/>
        </w:rPr>
        <w:t xml:space="preserve"> </w:t>
      </w:r>
      <w:r>
        <w:t>D</w:t>
      </w:r>
      <w:r>
        <w:rPr>
          <w:spacing w:val="-6"/>
        </w:rPr>
        <w:t xml:space="preserve"> </w:t>
      </w:r>
      <w:r>
        <w:t>sur</w:t>
      </w:r>
      <w:r>
        <w:rPr>
          <w:spacing w:val="-6"/>
        </w:rPr>
        <w:t xml:space="preserve"> </w:t>
      </w:r>
      <w:r>
        <w:t>le</w:t>
      </w:r>
      <w:r>
        <w:rPr>
          <w:spacing w:val="-7"/>
        </w:rPr>
        <w:t xml:space="preserve"> </w:t>
      </w:r>
      <w:r>
        <w:t>système</w:t>
      </w:r>
      <w:r>
        <w:rPr>
          <w:spacing w:val="-6"/>
        </w:rPr>
        <w:t xml:space="preserve"> </w:t>
      </w:r>
      <w:r>
        <w:t>n’a</w:t>
      </w:r>
      <w:r>
        <w:rPr>
          <w:spacing w:val="-6"/>
        </w:rPr>
        <w:t xml:space="preserve"> </w:t>
      </w:r>
      <w:r>
        <w:t>que</w:t>
      </w:r>
      <w:r>
        <w:rPr>
          <w:spacing w:val="-6"/>
        </w:rPr>
        <w:t xml:space="preserve"> </w:t>
      </w:r>
      <w:r>
        <w:t>peu</w:t>
      </w:r>
      <w:r>
        <w:rPr>
          <w:spacing w:val="-6"/>
        </w:rPr>
        <w:t xml:space="preserve"> </w:t>
      </w:r>
      <w:r>
        <w:t>été</w:t>
      </w:r>
      <w:r>
        <w:rPr>
          <w:spacing w:val="-7"/>
        </w:rPr>
        <w:t xml:space="preserve"> </w:t>
      </w:r>
      <w:r>
        <w:t>étudié</w:t>
      </w:r>
      <w:r>
        <w:rPr>
          <w:spacing w:val="-6"/>
        </w:rPr>
        <w:t xml:space="preserve"> </w:t>
      </w:r>
      <w:r>
        <w:t>depuis</w:t>
      </w:r>
      <w:r>
        <w:rPr>
          <w:spacing w:val="-52"/>
        </w:rPr>
        <w:t xml:space="preserve"> </w:t>
      </w:r>
      <w:r>
        <w:t>la découverte des effets immunitaires sur la vitamine D. L’effet de la vitamine D a été observé lors</w:t>
      </w:r>
      <w:r>
        <w:rPr>
          <w:spacing w:val="1"/>
        </w:rPr>
        <w:t xml:space="preserve"> </w:t>
      </w:r>
      <w:r>
        <w:t>d’une</w:t>
      </w:r>
      <w:r>
        <w:rPr>
          <w:spacing w:val="-14"/>
        </w:rPr>
        <w:t xml:space="preserve"> </w:t>
      </w:r>
      <w:r>
        <w:t>infection</w:t>
      </w:r>
      <w:r>
        <w:rPr>
          <w:spacing w:val="-14"/>
        </w:rPr>
        <w:t xml:space="preserve"> </w:t>
      </w:r>
      <w:r>
        <w:t>par</w:t>
      </w:r>
      <w:r>
        <w:rPr>
          <w:spacing w:val="-14"/>
        </w:rPr>
        <w:t xml:space="preserve"> </w:t>
      </w:r>
      <w:r>
        <w:rPr>
          <w:i/>
        </w:rPr>
        <w:t>Mycobacterium</w:t>
      </w:r>
      <w:r>
        <w:rPr>
          <w:i/>
          <w:spacing w:val="-13"/>
        </w:rPr>
        <w:t xml:space="preserve"> </w:t>
      </w:r>
      <w:proofErr w:type="spellStart"/>
      <w:r>
        <w:rPr>
          <w:i/>
        </w:rPr>
        <w:t>tuberculosis</w:t>
      </w:r>
      <w:proofErr w:type="spellEnd"/>
      <w:r>
        <w:rPr>
          <w:i/>
          <w:spacing w:val="-14"/>
        </w:rPr>
        <w:t xml:space="preserve"> </w:t>
      </w:r>
      <w:r>
        <w:t>sur</w:t>
      </w:r>
      <w:r>
        <w:rPr>
          <w:spacing w:val="-14"/>
        </w:rPr>
        <w:t xml:space="preserve"> </w:t>
      </w:r>
      <w:r>
        <w:t>les</w:t>
      </w:r>
      <w:r>
        <w:rPr>
          <w:spacing w:val="-14"/>
        </w:rPr>
        <w:t xml:space="preserve"> </w:t>
      </w:r>
      <w:r>
        <w:t>monocytes,</w:t>
      </w:r>
      <w:r>
        <w:rPr>
          <w:spacing w:val="-13"/>
        </w:rPr>
        <w:t xml:space="preserve"> </w:t>
      </w:r>
      <w:r>
        <w:t>où</w:t>
      </w:r>
      <w:r>
        <w:rPr>
          <w:spacing w:val="-14"/>
        </w:rPr>
        <w:t xml:space="preserve"> </w:t>
      </w:r>
      <w:r>
        <w:t>lors</w:t>
      </w:r>
      <w:r>
        <w:rPr>
          <w:spacing w:val="-14"/>
        </w:rPr>
        <w:t xml:space="preserve"> </w:t>
      </w:r>
      <w:r>
        <w:t>d’une</w:t>
      </w:r>
      <w:r>
        <w:rPr>
          <w:spacing w:val="-13"/>
        </w:rPr>
        <w:t xml:space="preserve"> </w:t>
      </w:r>
      <w:r>
        <w:t>expérience</w:t>
      </w:r>
      <w:r>
        <w:rPr>
          <w:spacing w:val="-14"/>
        </w:rPr>
        <w:t xml:space="preserve"> </w:t>
      </w:r>
      <w:r>
        <w:t>in</w:t>
      </w:r>
      <w:r>
        <w:rPr>
          <w:spacing w:val="-14"/>
        </w:rPr>
        <w:t xml:space="preserve"> </w:t>
      </w:r>
      <w:r>
        <w:t>vitro,</w:t>
      </w:r>
      <w:r>
        <w:rPr>
          <w:spacing w:val="-53"/>
        </w:rPr>
        <w:t xml:space="preserve"> </w:t>
      </w:r>
      <w:r>
        <w:t>des</w:t>
      </w:r>
      <w:r>
        <w:rPr>
          <w:spacing w:val="-12"/>
        </w:rPr>
        <w:t xml:space="preserve"> </w:t>
      </w:r>
      <w:r>
        <w:t>monocytes</w:t>
      </w:r>
      <w:r>
        <w:rPr>
          <w:spacing w:val="-12"/>
        </w:rPr>
        <w:t xml:space="preserve"> </w:t>
      </w:r>
      <w:r>
        <w:t>traités</w:t>
      </w:r>
      <w:r>
        <w:rPr>
          <w:spacing w:val="-11"/>
        </w:rPr>
        <w:t xml:space="preserve"> </w:t>
      </w:r>
      <w:r>
        <w:t>avec</w:t>
      </w:r>
      <w:r>
        <w:rPr>
          <w:spacing w:val="-12"/>
        </w:rPr>
        <w:t xml:space="preserve"> </w:t>
      </w:r>
      <w:r>
        <w:t>du</w:t>
      </w:r>
      <w:r>
        <w:rPr>
          <w:spacing w:val="-11"/>
        </w:rPr>
        <w:t xml:space="preserve"> </w:t>
      </w:r>
      <w:r>
        <w:t>calcitriol,</w:t>
      </w:r>
      <w:r>
        <w:rPr>
          <w:spacing w:val="-12"/>
        </w:rPr>
        <w:t xml:space="preserve"> </w:t>
      </w:r>
      <w:r>
        <w:t>la</w:t>
      </w:r>
      <w:r>
        <w:rPr>
          <w:spacing w:val="-11"/>
        </w:rPr>
        <w:t xml:space="preserve"> </w:t>
      </w:r>
      <w:r>
        <w:t>forme</w:t>
      </w:r>
      <w:r>
        <w:rPr>
          <w:spacing w:val="-12"/>
        </w:rPr>
        <w:t xml:space="preserve"> </w:t>
      </w:r>
      <w:r>
        <w:t>active</w:t>
      </w:r>
      <w:r>
        <w:rPr>
          <w:spacing w:val="-11"/>
        </w:rPr>
        <w:t xml:space="preserve"> </w:t>
      </w:r>
      <w:r>
        <w:t>de</w:t>
      </w:r>
      <w:r>
        <w:rPr>
          <w:spacing w:val="-12"/>
        </w:rPr>
        <w:t xml:space="preserve"> </w:t>
      </w:r>
      <w:r>
        <w:t>la</w:t>
      </w:r>
      <w:r>
        <w:rPr>
          <w:spacing w:val="-11"/>
        </w:rPr>
        <w:t xml:space="preserve"> </w:t>
      </w:r>
      <w:r>
        <w:t>vitamine</w:t>
      </w:r>
      <w:r>
        <w:rPr>
          <w:spacing w:val="-12"/>
        </w:rPr>
        <w:t xml:space="preserve"> </w:t>
      </w:r>
      <w:r>
        <w:t>D,</w:t>
      </w:r>
      <w:r>
        <w:rPr>
          <w:spacing w:val="-11"/>
        </w:rPr>
        <w:t xml:space="preserve"> </w:t>
      </w:r>
      <w:r>
        <w:t>conduisent</w:t>
      </w:r>
      <w:r>
        <w:rPr>
          <w:spacing w:val="-12"/>
        </w:rPr>
        <w:t xml:space="preserve"> </w:t>
      </w:r>
      <w:r>
        <w:t>à</w:t>
      </w:r>
      <w:r>
        <w:rPr>
          <w:spacing w:val="-11"/>
        </w:rPr>
        <w:t xml:space="preserve"> </w:t>
      </w:r>
      <w:r>
        <w:t>une</w:t>
      </w:r>
      <w:r>
        <w:rPr>
          <w:spacing w:val="-12"/>
        </w:rPr>
        <w:t xml:space="preserve"> </w:t>
      </w:r>
      <w:r>
        <w:t>réduction</w:t>
      </w:r>
      <w:r>
        <w:rPr>
          <w:spacing w:val="-53"/>
        </w:rPr>
        <w:t xml:space="preserve"> </w:t>
      </w:r>
      <w:r>
        <w:t>de</w:t>
      </w:r>
      <w:r>
        <w:rPr>
          <w:spacing w:val="-10"/>
        </w:rPr>
        <w:t xml:space="preserve"> </w:t>
      </w:r>
      <w:r>
        <w:t>la</w:t>
      </w:r>
      <w:r>
        <w:rPr>
          <w:spacing w:val="-9"/>
        </w:rPr>
        <w:t xml:space="preserve"> </w:t>
      </w:r>
      <w:r>
        <w:t>croissance</w:t>
      </w:r>
      <w:r>
        <w:rPr>
          <w:spacing w:val="-10"/>
        </w:rPr>
        <w:t xml:space="preserve"> </w:t>
      </w:r>
      <w:r>
        <w:t>de</w:t>
      </w:r>
      <w:r>
        <w:rPr>
          <w:spacing w:val="-9"/>
        </w:rPr>
        <w:t xml:space="preserve"> </w:t>
      </w:r>
      <w:r>
        <w:rPr>
          <w:i/>
        </w:rPr>
        <w:t>M.</w:t>
      </w:r>
      <w:r>
        <w:rPr>
          <w:i/>
          <w:spacing w:val="-9"/>
        </w:rPr>
        <w:t xml:space="preserve"> </w:t>
      </w:r>
      <w:proofErr w:type="spellStart"/>
      <w:r>
        <w:rPr>
          <w:i/>
        </w:rPr>
        <w:t>tuberculosis</w:t>
      </w:r>
      <w:proofErr w:type="spellEnd"/>
      <w:r>
        <w:rPr>
          <w:i/>
          <w:spacing w:val="-10"/>
        </w:rPr>
        <w:t xml:space="preserve"> </w:t>
      </w:r>
      <w:r>
        <w:t>(</w:t>
      </w:r>
      <w:proofErr w:type="spellStart"/>
      <w:r>
        <w:t>Hewison</w:t>
      </w:r>
      <w:proofErr w:type="spellEnd"/>
      <w:r>
        <w:rPr>
          <w:spacing w:val="-9"/>
        </w:rPr>
        <w:t xml:space="preserve"> </w:t>
      </w:r>
      <w:hyperlink w:anchor="_bookmark75" w:history="1">
        <w:r>
          <w:t>2011</w:t>
        </w:r>
      </w:hyperlink>
      <w:r>
        <w:t>).</w:t>
      </w:r>
      <w:r>
        <w:rPr>
          <w:spacing w:val="-10"/>
        </w:rPr>
        <w:t xml:space="preserve"> </w:t>
      </w:r>
      <w:r>
        <w:t>Ces</w:t>
      </w:r>
      <w:r>
        <w:rPr>
          <w:spacing w:val="-9"/>
        </w:rPr>
        <w:t xml:space="preserve"> </w:t>
      </w:r>
      <w:r>
        <w:t>observations</w:t>
      </w:r>
      <w:r>
        <w:rPr>
          <w:spacing w:val="-9"/>
        </w:rPr>
        <w:t xml:space="preserve"> </w:t>
      </w:r>
      <w:r>
        <w:t>concernant</w:t>
      </w:r>
      <w:r>
        <w:rPr>
          <w:spacing w:val="-10"/>
        </w:rPr>
        <w:t xml:space="preserve"> </w:t>
      </w:r>
      <w:r>
        <w:t>un</w:t>
      </w:r>
      <w:r>
        <w:rPr>
          <w:spacing w:val="-9"/>
        </w:rPr>
        <w:t xml:space="preserve"> </w:t>
      </w:r>
      <w:r>
        <w:t>pathogène</w:t>
      </w:r>
      <w:r>
        <w:rPr>
          <w:spacing w:val="-10"/>
        </w:rPr>
        <w:t xml:space="preserve"> </w:t>
      </w:r>
      <w:r>
        <w:t>bac-</w:t>
      </w:r>
      <w:r>
        <w:rPr>
          <w:spacing w:val="-52"/>
        </w:rPr>
        <w:t xml:space="preserve"> </w:t>
      </w:r>
      <w:proofErr w:type="spellStart"/>
      <w:r>
        <w:t>térien</w:t>
      </w:r>
      <w:proofErr w:type="spellEnd"/>
      <w:r>
        <w:rPr>
          <w:spacing w:val="-12"/>
        </w:rPr>
        <w:t xml:space="preserve"> </w:t>
      </w:r>
      <w:r>
        <w:t>et</w:t>
      </w:r>
      <w:r>
        <w:rPr>
          <w:spacing w:val="-11"/>
        </w:rPr>
        <w:t xml:space="preserve"> </w:t>
      </w:r>
      <w:r>
        <w:t>il</w:t>
      </w:r>
      <w:r>
        <w:rPr>
          <w:spacing w:val="-10"/>
        </w:rPr>
        <w:t xml:space="preserve"> </w:t>
      </w:r>
      <w:r>
        <w:t>n’y</w:t>
      </w:r>
      <w:r>
        <w:rPr>
          <w:spacing w:val="-11"/>
        </w:rPr>
        <w:t xml:space="preserve"> </w:t>
      </w:r>
      <w:r>
        <w:t>a</w:t>
      </w:r>
      <w:r>
        <w:rPr>
          <w:spacing w:val="-12"/>
        </w:rPr>
        <w:t xml:space="preserve"> </w:t>
      </w:r>
      <w:r>
        <w:t>actuellement</w:t>
      </w:r>
      <w:r>
        <w:rPr>
          <w:spacing w:val="-10"/>
        </w:rPr>
        <w:t xml:space="preserve"> </w:t>
      </w:r>
      <w:r>
        <w:t>pas</w:t>
      </w:r>
      <w:r>
        <w:rPr>
          <w:spacing w:val="-11"/>
        </w:rPr>
        <w:t xml:space="preserve"> </w:t>
      </w:r>
      <w:r>
        <w:t>de</w:t>
      </w:r>
      <w:r>
        <w:rPr>
          <w:spacing w:val="-11"/>
        </w:rPr>
        <w:t xml:space="preserve"> </w:t>
      </w:r>
      <w:r>
        <w:t>mécanismes</w:t>
      </w:r>
      <w:r>
        <w:rPr>
          <w:spacing w:val="-11"/>
        </w:rPr>
        <w:t xml:space="preserve"> </w:t>
      </w:r>
      <w:r>
        <w:t>élucidés</w:t>
      </w:r>
      <w:r>
        <w:rPr>
          <w:spacing w:val="-11"/>
        </w:rPr>
        <w:t xml:space="preserve"> </w:t>
      </w:r>
      <w:r>
        <w:t>concernant</w:t>
      </w:r>
      <w:r>
        <w:rPr>
          <w:spacing w:val="-11"/>
        </w:rPr>
        <w:t xml:space="preserve"> </w:t>
      </w:r>
      <w:r>
        <w:t>la</w:t>
      </w:r>
      <w:r>
        <w:rPr>
          <w:spacing w:val="-10"/>
        </w:rPr>
        <w:t xml:space="preserve"> </w:t>
      </w:r>
      <w:r>
        <w:t>vitamine</w:t>
      </w:r>
      <w:r>
        <w:rPr>
          <w:spacing w:val="-12"/>
        </w:rPr>
        <w:t xml:space="preserve"> </w:t>
      </w:r>
      <w:r>
        <w:t>D</w:t>
      </w:r>
      <w:r>
        <w:rPr>
          <w:spacing w:val="-12"/>
        </w:rPr>
        <w:t xml:space="preserve"> </w:t>
      </w:r>
      <w:r>
        <w:t>en</w:t>
      </w:r>
      <w:r>
        <w:rPr>
          <w:spacing w:val="-10"/>
        </w:rPr>
        <w:t xml:space="preserve"> </w:t>
      </w:r>
      <w:r>
        <w:t>réponse</w:t>
      </w:r>
      <w:r>
        <w:rPr>
          <w:spacing w:val="-11"/>
        </w:rPr>
        <w:t xml:space="preserve"> </w:t>
      </w:r>
      <w:r>
        <w:t>à</w:t>
      </w:r>
      <w:r>
        <w:rPr>
          <w:spacing w:val="-11"/>
        </w:rPr>
        <w:t xml:space="preserve"> </w:t>
      </w:r>
      <w:r>
        <w:t>une</w:t>
      </w:r>
      <w:r>
        <w:rPr>
          <w:spacing w:val="-53"/>
        </w:rPr>
        <w:t xml:space="preserve"> </w:t>
      </w:r>
      <w:r>
        <w:t>infection</w:t>
      </w:r>
      <w:r>
        <w:rPr>
          <w:spacing w:val="-6"/>
        </w:rPr>
        <w:t xml:space="preserve"> </w:t>
      </w:r>
      <w:r>
        <w:t>virale</w:t>
      </w:r>
      <w:r>
        <w:rPr>
          <w:spacing w:val="-7"/>
        </w:rPr>
        <w:t xml:space="preserve"> </w:t>
      </w:r>
      <w:r>
        <w:rPr>
          <w:b/>
        </w:rPr>
        <w:t>(Je</w:t>
      </w:r>
      <w:r>
        <w:rPr>
          <w:b/>
          <w:spacing w:val="-6"/>
        </w:rPr>
        <w:t xml:space="preserve"> </w:t>
      </w:r>
      <w:r>
        <w:rPr>
          <w:b/>
        </w:rPr>
        <w:t>n’ai</w:t>
      </w:r>
      <w:r>
        <w:rPr>
          <w:b/>
          <w:spacing w:val="-6"/>
        </w:rPr>
        <w:t xml:space="preserve"> </w:t>
      </w:r>
      <w:r>
        <w:rPr>
          <w:b/>
        </w:rPr>
        <w:t>pas</w:t>
      </w:r>
      <w:r>
        <w:rPr>
          <w:b/>
          <w:spacing w:val="-6"/>
        </w:rPr>
        <w:t xml:space="preserve"> </w:t>
      </w:r>
      <w:r>
        <w:rPr>
          <w:b/>
        </w:rPr>
        <w:t>encore</w:t>
      </w:r>
      <w:r>
        <w:rPr>
          <w:b/>
          <w:spacing w:val="-6"/>
        </w:rPr>
        <w:t xml:space="preserve"> </w:t>
      </w:r>
      <w:r>
        <w:rPr>
          <w:b/>
        </w:rPr>
        <w:t>trouvé</w:t>
      </w:r>
      <w:r>
        <w:rPr>
          <w:b/>
          <w:spacing w:val="-6"/>
        </w:rPr>
        <w:t xml:space="preserve"> </w:t>
      </w:r>
      <w:r>
        <w:rPr>
          <w:b/>
        </w:rPr>
        <w:t>de</w:t>
      </w:r>
      <w:r>
        <w:rPr>
          <w:b/>
          <w:spacing w:val="-6"/>
        </w:rPr>
        <w:t xml:space="preserve"> </w:t>
      </w:r>
      <w:r>
        <w:rPr>
          <w:b/>
        </w:rPr>
        <w:t>références</w:t>
      </w:r>
      <w:r>
        <w:rPr>
          <w:b/>
          <w:spacing w:val="-6"/>
        </w:rPr>
        <w:t xml:space="preserve"> </w:t>
      </w:r>
      <w:r>
        <w:rPr>
          <w:b/>
        </w:rPr>
        <w:t>sur</w:t>
      </w:r>
      <w:r>
        <w:rPr>
          <w:b/>
          <w:spacing w:val="-6"/>
        </w:rPr>
        <w:t xml:space="preserve"> </w:t>
      </w:r>
      <w:r>
        <w:rPr>
          <w:b/>
        </w:rPr>
        <w:t>la</w:t>
      </w:r>
      <w:r>
        <w:rPr>
          <w:b/>
          <w:spacing w:val="-6"/>
        </w:rPr>
        <w:t xml:space="preserve"> </w:t>
      </w:r>
      <w:r>
        <w:rPr>
          <w:b/>
        </w:rPr>
        <w:t>vitamine</w:t>
      </w:r>
      <w:r>
        <w:rPr>
          <w:b/>
          <w:spacing w:val="-6"/>
        </w:rPr>
        <w:t xml:space="preserve"> </w:t>
      </w:r>
      <w:r>
        <w:rPr>
          <w:b/>
        </w:rPr>
        <w:t>D</w:t>
      </w:r>
      <w:r>
        <w:rPr>
          <w:b/>
          <w:spacing w:val="-6"/>
        </w:rPr>
        <w:t xml:space="preserve"> </w:t>
      </w:r>
      <w:r>
        <w:rPr>
          <w:b/>
        </w:rPr>
        <w:t>et</w:t>
      </w:r>
      <w:r>
        <w:rPr>
          <w:b/>
          <w:spacing w:val="-6"/>
        </w:rPr>
        <w:t xml:space="preserve"> </w:t>
      </w:r>
      <w:r>
        <w:rPr>
          <w:b/>
        </w:rPr>
        <w:t>l’infection</w:t>
      </w:r>
      <w:r>
        <w:rPr>
          <w:b/>
          <w:spacing w:val="-6"/>
        </w:rPr>
        <w:t xml:space="preserve"> </w:t>
      </w:r>
      <w:r>
        <w:rPr>
          <w:b/>
        </w:rPr>
        <w:t>virale).</w:t>
      </w:r>
    </w:p>
    <w:p w14:paraId="24F073DF" w14:textId="77777777" w:rsidR="002C0AF8" w:rsidRDefault="002C0AF8">
      <w:pPr>
        <w:pStyle w:val="BodyText"/>
        <w:spacing w:before="4"/>
        <w:rPr>
          <w:b/>
          <w:sz w:val="26"/>
        </w:rPr>
      </w:pPr>
    </w:p>
    <w:p w14:paraId="3799F84C" w14:textId="77777777" w:rsidR="002C0AF8" w:rsidRDefault="003E36B0">
      <w:pPr>
        <w:pStyle w:val="Heading3"/>
        <w:numPr>
          <w:ilvl w:val="2"/>
          <w:numId w:val="1"/>
        </w:numPr>
        <w:tabs>
          <w:tab w:val="left" w:pos="778"/>
        </w:tabs>
        <w:spacing w:before="1"/>
      </w:pPr>
      <w:bookmarkStart w:id="97" w:name="Action_paracrine_et_intracrine"/>
      <w:bookmarkStart w:id="98" w:name="_bookmark39"/>
      <w:bookmarkEnd w:id="97"/>
      <w:bookmarkEnd w:id="98"/>
      <w:r>
        <w:rPr>
          <w:w w:val="95"/>
        </w:rPr>
        <w:t>Action</w:t>
      </w:r>
      <w:r>
        <w:rPr>
          <w:spacing w:val="12"/>
          <w:w w:val="95"/>
        </w:rPr>
        <w:t xml:space="preserve"> </w:t>
      </w:r>
      <w:r>
        <w:rPr>
          <w:w w:val="95"/>
        </w:rPr>
        <w:t>paracrine</w:t>
      </w:r>
      <w:r>
        <w:rPr>
          <w:spacing w:val="13"/>
          <w:w w:val="95"/>
        </w:rPr>
        <w:t xml:space="preserve"> </w:t>
      </w:r>
      <w:r>
        <w:rPr>
          <w:w w:val="95"/>
        </w:rPr>
        <w:t>et</w:t>
      </w:r>
      <w:r>
        <w:rPr>
          <w:spacing w:val="14"/>
          <w:w w:val="95"/>
        </w:rPr>
        <w:t xml:space="preserve"> </w:t>
      </w:r>
      <w:proofErr w:type="spellStart"/>
      <w:r>
        <w:rPr>
          <w:w w:val="95"/>
        </w:rPr>
        <w:t>intracrine</w:t>
      </w:r>
      <w:proofErr w:type="spellEnd"/>
    </w:p>
    <w:p w14:paraId="28D73D9F" w14:textId="77777777" w:rsidR="002C0AF8" w:rsidRDefault="002C0AF8">
      <w:pPr>
        <w:pStyle w:val="BodyText"/>
        <w:spacing w:before="2"/>
        <w:rPr>
          <w:rFonts w:ascii="Arial"/>
          <w:b/>
          <w:sz w:val="32"/>
        </w:rPr>
      </w:pPr>
    </w:p>
    <w:p w14:paraId="6463D793" w14:textId="77777777" w:rsidR="002C0AF8" w:rsidRDefault="003E36B0">
      <w:pPr>
        <w:pStyle w:val="Heading2"/>
        <w:numPr>
          <w:ilvl w:val="1"/>
          <w:numId w:val="1"/>
        </w:numPr>
        <w:tabs>
          <w:tab w:val="left" w:pos="665"/>
        </w:tabs>
        <w:spacing w:before="1"/>
        <w:ind w:hanging="548"/>
      </w:pPr>
      <w:bookmarkStart w:id="99" w:name="Dose_de_vitamine_D_nécessaire_à_l'immuni"/>
      <w:bookmarkStart w:id="100" w:name="_bookmark40"/>
      <w:bookmarkEnd w:id="99"/>
      <w:bookmarkEnd w:id="100"/>
      <w:r>
        <w:t>Dose</w:t>
      </w:r>
      <w:r>
        <w:rPr>
          <w:spacing w:val="-6"/>
        </w:rPr>
        <w:t xml:space="preserve"> </w:t>
      </w:r>
      <w:r>
        <w:t>de</w:t>
      </w:r>
      <w:r>
        <w:rPr>
          <w:spacing w:val="-6"/>
        </w:rPr>
        <w:t xml:space="preserve"> </w:t>
      </w:r>
      <w:r>
        <w:t>vitamine</w:t>
      </w:r>
      <w:r>
        <w:rPr>
          <w:spacing w:val="-6"/>
        </w:rPr>
        <w:t xml:space="preserve"> </w:t>
      </w:r>
      <w:r>
        <w:t>D</w:t>
      </w:r>
      <w:r>
        <w:rPr>
          <w:spacing w:val="-5"/>
        </w:rPr>
        <w:t xml:space="preserve"> </w:t>
      </w:r>
      <w:r>
        <w:t>nécessaire</w:t>
      </w:r>
      <w:r>
        <w:rPr>
          <w:spacing w:val="-6"/>
        </w:rPr>
        <w:t xml:space="preserve"> </w:t>
      </w:r>
      <w:r>
        <w:t>à</w:t>
      </w:r>
      <w:r>
        <w:rPr>
          <w:spacing w:val="-6"/>
        </w:rPr>
        <w:t xml:space="preserve"> </w:t>
      </w:r>
      <w:r>
        <w:t>l’immunité</w:t>
      </w:r>
    </w:p>
    <w:p w14:paraId="655201EF" w14:textId="77777777" w:rsidR="002C0AF8" w:rsidRDefault="002C0AF8">
      <w:pPr>
        <w:pStyle w:val="BodyText"/>
        <w:spacing w:before="9"/>
        <w:rPr>
          <w:rFonts w:ascii="Arial"/>
          <w:b/>
          <w:sz w:val="31"/>
        </w:rPr>
      </w:pPr>
    </w:p>
    <w:p w14:paraId="16211E5F" w14:textId="77777777" w:rsidR="002C0AF8" w:rsidRDefault="003E36B0">
      <w:pPr>
        <w:pStyle w:val="BodyText"/>
        <w:ind w:left="335"/>
      </w:pPr>
      <w:proofErr w:type="spellStart"/>
      <w:r>
        <w:t>Hewison</w:t>
      </w:r>
      <w:proofErr w:type="spellEnd"/>
      <w:r>
        <w:rPr>
          <w:spacing w:val="-6"/>
        </w:rPr>
        <w:t xml:space="preserve"> </w:t>
      </w:r>
      <w:r>
        <w:t>et</w:t>
      </w:r>
      <w:r>
        <w:rPr>
          <w:spacing w:val="-6"/>
        </w:rPr>
        <w:t xml:space="preserve"> </w:t>
      </w:r>
      <w:r>
        <w:t>al.</w:t>
      </w:r>
      <w:r>
        <w:rPr>
          <w:spacing w:val="-6"/>
        </w:rPr>
        <w:t xml:space="preserve"> </w:t>
      </w:r>
      <w:r>
        <w:t>(</w:t>
      </w:r>
      <w:hyperlink w:anchor="_bookmark77" w:history="1">
        <w:r>
          <w:t>2007</w:t>
        </w:r>
      </w:hyperlink>
      <w:r>
        <w:t>)</w:t>
      </w:r>
    </w:p>
    <w:p w14:paraId="0F96CF3F" w14:textId="77777777" w:rsidR="002C0AF8" w:rsidRDefault="002C0AF8">
      <w:pPr>
        <w:sectPr w:rsidR="002C0AF8">
          <w:pgSz w:w="11910" w:h="16840"/>
          <w:pgMar w:top="1580" w:right="1620" w:bottom="1140" w:left="1300" w:header="0" w:footer="944" w:gutter="0"/>
          <w:cols w:space="720"/>
        </w:sectPr>
      </w:pPr>
    </w:p>
    <w:p w14:paraId="27996839" w14:textId="77777777" w:rsidR="002C0AF8" w:rsidRDefault="002C0AF8">
      <w:pPr>
        <w:pStyle w:val="BodyText"/>
        <w:rPr>
          <w:sz w:val="20"/>
        </w:rPr>
      </w:pPr>
    </w:p>
    <w:p w14:paraId="43401F5C" w14:textId="77777777" w:rsidR="002C0AF8" w:rsidRDefault="002C0AF8">
      <w:pPr>
        <w:pStyle w:val="BodyText"/>
        <w:rPr>
          <w:sz w:val="20"/>
        </w:rPr>
      </w:pPr>
    </w:p>
    <w:p w14:paraId="0DFFDF4C" w14:textId="77777777" w:rsidR="002C0AF8" w:rsidRDefault="002C0AF8">
      <w:pPr>
        <w:pStyle w:val="BodyText"/>
        <w:rPr>
          <w:sz w:val="20"/>
        </w:rPr>
      </w:pPr>
    </w:p>
    <w:p w14:paraId="2C26160A" w14:textId="77777777" w:rsidR="002C0AF8" w:rsidRDefault="002C0AF8">
      <w:pPr>
        <w:pStyle w:val="BodyText"/>
        <w:rPr>
          <w:sz w:val="20"/>
        </w:rPr>
      </w:pPr>
    </w:p>
    <w:p w14:paraId="4C2856A6" w14:textId="77777777" w:rsidR="002C0AF8" w:rsidRDefault="002C0AF8">
      <w:pPr>
        <w:pStyle w:val="BodyText"/>
        <w:rPr>
          <w:sz w:val="20"/>
        </w:rPr>
      </w:pPr>
    </w:p>
    <w:p w14:paraId="4290F00D" w14:textId="77777777" w:rsidR="002C0AF8" w:rsidRDefault="002C0AF8">
      <w:pPr>
        <w:pStyle w:val="BodyText"/>
        <w:rPr>
          <w:sz w:val="20"/>
        </w:rPr>
      </w:pPr>
    </w:p>
    <w:p w14:paraId="4D560314" w14:textId="77777777" w:rsidR="002C0AF8" w:rsidRDefault="002C0AF8">
      <w:pPr>
        <w:pStyle w:val="BodyText"/>
        <w:rPr>
          <w:sz w:val="20"/>
        </w:rPr>
      </w:pPr>
    </w:p>
    <w:p w14:paraId="77C106BB" w14:textId="77777777" w:rsidR="002C0AF8" w:rsidRDefault="002C0AF8">
      <w:pPr>
        <w:pStyle w:val="BodyText"/>
        <w:rPr>
          <w:sz w:val="20"/>
        </w:rPr>
      </w:pPr>
    </w:p>
    <w:p w14:paraId="432C266D" w14:textId="77777777" w:rsidR="002C0AF8" w:rsidRDefault="002C0AF8">
      <w:pPr>
        <w:pStyle w:val="BodyText"/>
        <w:rPr>
          <w:sz w:val="20"/>
        </w:rPr>
      </w:pPr>
    </w:p>
    <w:p w14:paraId="0FCAEC0E" w14:textId="77777777" w:rsidR="002C0AF8" w:rsidRDefault="002C0AF8">
      <w:pPr>
        <w:pStyle w:val="BodyText"/>
        <w:spacing w:before="7"/>
      </w:pPr>
    </w:p>
    <w:p w14:paraId="76CEA15C" w14:textId="77777777" w:rsidR="002C0AF8" w:rsidRDefault="003E36B0">
      <w:pPr>
        <w:pStyle w:val="BodyText"/>
        <w:ind w:left="117"/>
        <w:rPr>
          <w:sz w:val="20"/>
        </w:rPr>
      </w:pPr>
      <w:r>
        <w:rPr>
          <w:noProof/>
          <w:sz w:val="20"/>
        </w:rPr>
        <w:drawing>
          <wp:inline distT="0" distB="0" distL="0" distR="0" wp14:anchorId="6EC1AA46" wp14:editId="16AE34EC">
            <wp:extent cx="5543550" cy="549735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543550" cy="5497353"/>
                    </a:xfrm>
                    <a:prstGeom prst="rect">
                      <a:avLst/>
                    </a:prstGeom>
                  </pic:spPr>
                </pic:pic>
              </a:graphicData>
            </a:graphic>
          </wp:inline>
        </w:drawing>
      </w:r>
    </w:p>
    <w:p w14:paraId="7011432D" w14:textId="77777777" w:rsidR="002C0AF8" w:rsidRDefault="003E36B0">
      <w:pPr>
        <w:spacing w:before="152"/>
        <w:ind w:left="977"/>
        <w:rPr>
          <w:sz w:val="20"/>
        </w:rPr>
      </w:pPr>
      <w:bookmarkStart w:id="101" w:name="_bookmark41"/>
      <w:bookmarkEnd w:id="101"/>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3.2</w:t>
      </w:r>
      <w:r>
        <w:rPr>
          <w:b/>
          <w:spacing w:val="-8"/>
          <w:sz w:val="20"/>
        </w:rPr>
        <w:t xml:space="preserve"> </w:t>
      </w:r>
      <w:r>
        <w:rPr>
          <w:b/>
          <w:sz w:val="20"/>
        </w:rPr>
        <w:t>–</w:t>
      </w:r>
      <w:r>
        <w:rPr>
          <w:b/>
          <w:spacing w:val="-9"/>
          <w:sz w:val="20"/>
        </w:rPr>
        <w:t xml:space="preserve"> </w:t>
      </w:r>
      <w:proofErr w:type="spellStart"/>
      <w:r>
        <w:rPr>
          <w:sz w:val="20"/>
        </w:rPr>
        <w:t>Méchanisme</w:t>
      </w:r>
      <w:proofErr w:type="spellEnd"/>
      <w:r>
        <w:rPr>
          <w:spacing w:val="-8"/>
          <w:sz w:val="20"/>
        </w:rPr>
        <w:t xml:space="preserve"> </w:t>
      </w:r>
      <w:r>
        <w:rPr>
          <w:sz w:val="20"/>
        </w:rPr>
        <w:t>d’action</w:t>
      </w:r>
      <w:r>
        <w:rPr>
          <w:spacing w:val="-8"/>
          <w:sz w:val="20"/>
        </w:rPr>
        <w:t xml:space="preserve"> </w:t>
      </w:r>
      <w:r>
        <w:rPr>
          <w:sz w:val="20"/>
        </w:rPr>
        <w:t>de</w:t>
      </w:r>
      <w:r>
        <w:rPr>
          <w:spacing w:val="-9"/>
          <w:sz w:val="20"/>
        </w:rPr>
        <w:t xml:space="preserve"> </w:t>
      </w:r>
      <w:r>
        <w:rPr>
          <w:sz w:val="20"/>
        </w:rPr>
        <w:t>l’induction</w:t>
      </w:r>
      <w:r>
        <w:rPr>
          <w:spacing w:val="-8"/>
          <w:sz w:val="20"/>
        </w:rPr>
        <w:t xml:space="preserve"> </w:t>
      </w:r>
      <w:r>
        <w:rPr>
          <w:sz w:val="20"/>
        </w:rPr>
        <w:t>de</w:t>
      </w:r>
      <w:r>
        <w:rPr>
          <w:spacing w:val="-9"/>
          <w:sz w:val="20"/>
        </w:rPr>
        <w:t xml:space="preserve"> </w:t>
      </w:r>
      <w:r>
        <w:rPr>
          <w:sz w:val="20"/>
        </w:rPr>
        <w:t>la</w:t>
      </w:r>
      <w:r>
        <w:rPr>
          <w:spacing w:val="-8"/>
          <w:sz w:val="20"/>
        </w:rPr>
        <w:t xml:space="preserve"> </w:t>
      </w:r>
      <w:proofErr w:type="spellStart"/>
      <w:r>
        <w:rPr>
          <w:sz w:val="20"/>
        </w:rPr>
        <w:t>cathélicidine</w:t>
      </w:r>
      <w:proofErr w:type="spellEnd"/>
      <w:r>
        <w:rPr>
          <w:spacing w:val="-8"/>
          <w:sz w:val="20"/>
        </w:rPr>
        <w:t xml:space="preserve"> </w:t>
      </w:r>
      <w:r>
        <w:rPr>
          <w:sz w:val="20"/>
        </w:rPr>
        <w:t>par</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p>
    <w:p w14:paraId="614AFFD2" w14:textId="77777777" w:rsidR="002C0AF8" w:rsidRDefault="002C0AF8">
      <w:pPr>
        <w:rPr>
          <w:sz w:val="20"/>
        </w:rPr>
        <w:sectPr w:rsidR="002C0AF8">
          <w:pgSz w:w="11910" w:h="16840"/>
          <w:pgMar w:top="1580" w:right="1620" w:bottom="1140" w:left="1300" w:header="0" w:footer="944" w:gutter="0"/>
          <w:cols w:space="720"/>
        </w:sectPr>
      </w:pPr>
    </w:p>
    <w:p w14:paraId="1544F97A" w14:textId="77777777" w:rsidR="002C0AF8" w:rsidRDefault="002C0AF8">
      <w:pPr>
        <w:pStyle w:val="BodyText"/>
        <w:rPr>
          <w:sz w:val="20"/>
        </w:rPr>
      </w:pPr>
    </w:p>
    <w:p w14:paraId="12237D2A" w14:textId="77777777" w:rsidR="002C0AF8" w:rsidRDefault="002C0AF8">
      <w:pPr>
        <w:pStyle w:val="BodyText"/>
        <w:rPr>
          <w:sz w:val="20"/>
        </w:rPr>
      </w:pPr>
    </w:p>
    <w:p w14:paraId="76855E70" w14:textId="77777777" w:rsidR="002C0AF8" w:rsidRDefault="002C0AF8">
      <w:pPr>
        <w:pStyle w:val="BodyText"/>
        <w:rPr>
          <w:sz w:val="20"/>
        </w:rPr>
      </w:pPr>
    </w:p>
    <w:p w14:paraId="7584F901" w14:textId="77777777" w:rsidR="002C0AF8" w:rsidRDefault="002C0AF8">
      <w:pPr>
        <w:pStyle w:val="BodyText"/>
        <w:rPr>
          <w:sz w:val="20"/>
        </w:rPr>
      </w:pPr>
    </w:p>
    <w:p w14:paraId="09518132" w14:textId="77777777" w:rsidR="002C0AF8" w:rsidRDefault="002C0AF8">
      <w:pPr>
        <w:pStyle w:val="BodyText"/>
        <w:rPr>
          <w:sz w:val="20"/>
        </w:rPr>
      </w:pPr>
    </w:p>
    <w:p w14:paraId="16D608F3" w14:textId="77777777" w:rsidR="002C0AF8" w:rsidRDefault="002C0AF8">
      <w:pPr>
        <w:pStyle w:val="BodyText"/>
        <w:rPr>
          <w:sz w:val="20"/>
        </w:rPr>
      </w:pPr>
    </w:p>
    <w:p w14:paraId="2C220515" w14:textId="77777777" w:rsidR="002C0AF8" w:rsidRDefault="002C0AF8">
      <w:pPr>
        <w:pStyle w:val="BodyText"/>
        <w:rPr>
          <w:sz w:val="20"/>
        </w:rPr>
      </w:pPr>
    </w:p>
    <w:p w14:paraId="3029AFF3" w14:textId="77777777" w:rsidR="002C0AF8" w:rsidRDefault="002C0AF8">
      <w:pPr>
        <w:pStyle w:val="BodyText"/>
        <w:rPr>
          <w:sz w:val="20"/>
        </w:rPr>
      </w:pPr>
    </w:p>
    <w:p w14:paraId="4A4FD565" w14:textId="77777777" w:rsidR="002C0AF8" w:rsidRDefault="002C0AF8">
      <w:pPr>
        <w:pStyle w:val="BodyText"/>
        <w:rPr>
          <w:sz w:val="20"/>
        </w:rPr>
      </w:pPr>
    </w:p>
    <w:p w14:paraId="73BA4E8B" w14:textId="77777777" w:rsidR="002C0AF8" w:rsidRDefault="002C0AF8">
      <w:pPr>
        <w:pStyle w:val="BodyText"/>
        <w:rPr>
          <w:sz w:val="20"/>
        </w:rPr>
      </w:pPr>
    </w:p>
    <w:p w14:paraId="4D6415F1" w14:textId="77777777" w:rsidR="002C0AF8" w:rsidRDefault="002C0AF8">
      <w:pPr>
        <w:pStyle w:val="BodyText"/>
        <w:rPr>
          <w:sz w:val="20"/>
        </w:rPr>
      </w:pPr>
    </w:p>
    <w:p w14:paraId="13AAAAAD" w14:textId="77777777" w:rsidR="002C0AF8" w:rsidRDefault="002C0AF8">
      <w:pPr>
        <w:pStyle w:val="BodyText"/>
        <w:rPr>
          <w:sz w:val="20"/>
        </w:rPr>
      </w:pPr>
    </w:p>
    <w:p w14:paraId="15626673" w14:textId="77777777" w:rsidR="002C0AF8" w:rsidRDefault="002C0AF8">
      <w:pPr>
        <w:pStyle w:val="BodyText"/>
        <w:rPr>
          <w:sz w:val="20"/>
        </w:rPr>
      </w:pPr>
    </w:p>
    <w:p w14:paraId="7B00F4B5" w14:textId="77777777" w:rsidR="002C0AF8" w:rsidRDefault="002C0AF8">
      <w:pPr>
        <w:pStyle w:val="BodyText"/>
        <w:spacing w:before="3"/>
        <w:rPr>
          <w:sz w:val="25"/>
        </w:rPr>
      </w:pPr>
    </w:p>
    <w:p w14:paraId="6EB8C707" w14:textId="77777777" w:rsidR="002C0AF8" w:rsidRDefault="003E36B0">
      <w:pPr>
        <w:pStyle w:val="BodyText"/>
        <w:ind w:left="117"/>
        <w:rPr>
          <w:sz w:val="20"/>
        </w:rPr>
      </w:pPr>
      <w:r>
        <w:rPr>
          <w:noProof/>
          <w:sz w:val="20"/>
        </w:rPr>
        <w:drawing>
          <wp:inline distT="0" distB="0" distL="0" distR="0" wp14:anchorId="3430EE05" wp14:editId="5427F6B4">
            <wp:extent cx="5534406" cy="427939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534406" cy="4279392"/>
                    </a:xfrm>
                    <a:prstGeom prst="rect">
                      <a:avLst/>
                    </a:prstGeom>
                  </pic:spPr>
                </pic:pic>
              </a:graphicData>
            </a:graphic>
          </wp:inline>
        </w:drawing>
      </w:r>
    </w:p>
    <w:p w14:paraId="41B83A60" w14:textId="77777777" w:rsidR="002C0AF8" w:rsidRDefault="002C0AF8">
      <w:pPr>
        <w:pStyle w:val="BodyText"/>
        <w:spacing w:before="9"/>
        <w:rPr>
          <w:sz w:val="6"/>
        </w:rPr>
      </w:pPr>
    </w:p>
    <w:p w14:paraId="53A43ED4" w14:textId="77777777" w:rsidR="002C0AF8" w:rsidRDefault="003E36B0">
      <w:pPr>
        <w:spacing w:before="91"/>
        <w:ind w:left="152"/>
        <w:rPr>
          <w:sz w:val="20"/>
        </w:rPr>
      </w:pPr>
      <w:bookmarkStart w:id="102" w:name="_bookmark42"/>
      <w:bookmarkEnd w:id="102"/>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3.3</w:t>
      </w:r>
      <w:r>
        <w:rPr>
          <w:b/>
          <w:spacing w:val="-8"/>
          <w:sz w:val="20"/>
        </w:rPr>
        <w:t xml:space="preserve"> </w:t>
      </w:r>
      <w:r>
        <w:rPr>
          <w:b/>
          <w:sz w:val="20"/>
        </w:rPr>
        <w:t>–</w:t>
      </w:r>
      <w:r>
        <w:rPr>
          <w:b/>
          <w:spacing w:val="-8"/>
          <w:sz w:val="20"/>
        </w:rPr>
        <w:t xml:space="preserve"> </w:t>
      </w:r>
      <w:r>
        <w:rPr>
          <w:sz w:val="20"/>
        </w:rPr>
        <w:t>Mécanismes</w:t>
      </w:r>
      <w:r>
        <w:rPr>
          <w:spacing w:val="-8"/>
          <w:sz w:val="20"/>
        </w:rPr>
        <w:t xml:space="preserve"> </w:t>
      </w:r>
      <w:r>
        <w:rPr>
          <w:sz w:val="20"/>
        </w:rPr>
        <w:t>des</w:t>
      </w:r>
      <w:r>
        <w:rPr>
          <w:spacing w:val="-8"/>
          <w:sz w:val="20"/>
        </w:rPr>
        <w:t xml:space="preserve"> </w:t>
      </w:r>
      <w:r>
        <w:rPr>
          <w:sz w:val="20"/>
        </w:rPr>
        <w:t>réponses</w:t>
      </w:r>
      <w:r>
        <w:rPr>
          <w:spacing w:val="-9"/>
          <w:sz w:val="20"/>
        </w:rPr>
        <w:t xml:space="preserve"> </w:t>
      </w:r>
      <w:r>
        <w:rPr>
          <w:sz w:val="20"/>
        </w:rPr>
        <w:t>immunitaires</w:t>
      </w:r>
      <w:r>
        <w:rPr>
          <w:spacing w:val="-8"/>
          <w:sz w:val="20"/>
        </w:rPr>
        <w:t xml:space="preserve"> </w:t>
      </w:r>
      <w:r>
        <w:rPr>
          <w:sz w:val="20"/>
        </w:rPr>
        <w:t>innées</w:t>
      </w:r>
      <w:r>
        <w:rPr>
          <w:spacing w:val="-8"/>
          <w:sz w:val="20"/>
        </w:rPr>
        <w:t xml:space="preserve"> </w:t>
      </w:r>
      <w:r>
        <w:rPr>
          <w:sz w:val="20"/>
        </w:rPr>
        <w:t>et</w:t>
      </w:r>
      <w:r>
        <w:rPr>
          <w:spacing w:val="-8"/>
          <w:sz w:val="20"/>
        </w:rPr>
        <w:t xml:space="preserve"> </w:t>
      </w:r>
      <w:r>
        <w:rPr>
          <w:sz w:val="20"/>
        </w:rPr>
        <w:t>adaptatives</w:t>
      </w:r>
      <w:r>
        <w:rPr>
          <w:spacing w:val="-8"/>
          <w:sz w:val="20"/>
        </w:rPr>
        <w:t xml:space="preserve"> </w:t>
      </w:r>
      <w:r>
        <w:rPr>
          <w:sz w:val="20"/>
        </w:rPr>
        <w:t>à</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r>
        <w:rPr>
          <w:spacing w:val="-8"/>
          <w:sz w:val="20"/>
        </w:rPr>
        <w:t xml:space="preserve"> </w:t>
      </w:r>
      <w:proofErr w:type="spellStart"/>
      <w:r>
        <w:rPr>
          <w:sz w:val="20"/>
        </w:rPr>
        <w:t>Hewison</w:t>
      </w:r>
      <w:proofErr w:type="spellEnd"/>
      <w:r>
        <w:rPr>
          <w:spacing w:val="-8"/>
          <w:sz w:val="20"/>
        </w:rPr>
        <w:t xml:space="preserve"> </w:t>
      </w:r>
      <w:r>
        <w:rPr>
          <w:sz w:val="20"/>
        </w:rPr>
        <w:t>(</w:t>
      </w:r>
      <w:hyperlink w:anchor="_bookmark76" w:history="1">
        <w:r>
          <w:rPr>
            <w:sz w:val="20"/>
          </w:rPr>
          <w:t>2012</w:t>
        </w:r>
      </w:hyperlink>
      <w:r>
        <w:rPr>
          <w:sz w:val="20"/>
        </w:rPr>
        <w:t>)</w:t>
      </w:r>
    </w:p>
    <w:p w14:paraId="5F0B2F91" w14:textId="77777777" w:rsidR="002C0AF8" w:rsidRDefault="002C0AF8">
      <w:pPr>
        <w:rPr>
          <w:sz w:val="20"/>
        </w:rPr>
        <w:sectPr w:rsidR="002C0AF8">
          <w:pgSz w:w="11910" w:h="16840"/>
          <w:pgMar w:top="1580" w:right="1620" w:bottom="1140" w:left="1300" w:header="0" w:footer="944" w:gutter="0"/>
          <w:cols w:space="720"/>
        </w:sectPr>
      </w:pPr>
    </w:p>
    <w:p w14:paraId="4B2CC4BD" w14:textId="77777777" w:rsidR="002C0AF8" w:rsidRDefault="002C0AF8">
      <w:pPr>
        <w:pStyle w:val="BodyText"/>
        <w:rPr>
          <w:sz w:val="20"/>
        </w:rPr>
      </w:pPr>
    </w:p>
    <w:p w14:paraId="0F845231" w14:textId="77777777" w:rsidR="002C0AF8" w:rsidRDefault="002C0AF8">
      <w:pPr>
        <w:pStyle w:val="BodyText"/>
        <w:rPr>
          <w:sz w:val="20"/>
        </w:rPr>
      </w:pPr>
    </w:p>
    <w:p w14:paraId="6251D8DF" w14:textId="77777777" w:rsidR="002C0AF8" w:rsidRDefault="002C0AF8">
      <w:pPr>
        <w:pStyle w:val="BodyText"/>
        <w:rPr>
          <w:sz w:val="20"/>
        </w:rPr>
      </w:pPr>
    </w:p>
    <w:p w14:paraId="78F9D041" w14:textId="77777777" w:rsidR="002C0AF8" w:rsidRDefault="002C0AF8">
      <w:pPr>
        <w:pStyle w:val="BodyText"/>
        <w:rPr>
          <w:sz w:val="20"/>
        </w:rPr>
      </w:pPr>
    </w:p>
    <w:p w14:paraId="22B74760" w14:textId="77777777" w:rsidR="002C0AF8" w:rsidRDefault="002C0AF8">
      <w:pPr>
        <w:pStyle w:val="BodyText"/>
        <w:rPr>
          <w:sz w:val="20"/>
        </w:rPr>
      </w:pPr>
    </w:p>
    <w:p w14:paraId="6C39E7CB" w14:textId="77777777" w:rsidR="002C0AF8" w:rsidRDefault="002C0AF8">
      <w:pPr>
        <w:pStyle w:val="BodyText"/>
        <w:rPr>
          <w:sz w:val="20"/>
        </w:rPr>
      </w:pPr>
    </w:p>
    <w:p w14:paraId="047E4040" w14:textId="77777777" w:rsidR="002C0AF8" w:rsidRDefault="002C0AF8">
      <w:pPr>
        <w:pStyle w:val="BodyText"/>
        <w:spacing w:before="5"/>
        <w:rPr>
          <w:sz w:val="29"/>
        </w:rPr>
      </w:pPr>
    </w:p>
    <w:p w14:paraId="7A738122" w14:textId="77777777" w:rsidR="002C0AF8" w:rsidRDefault="003E36B0">
      <w:pPr>
        <w:pStyle w:val="Heading1"/>
        <w:numPr>
          <w:ilvl w:val="0"/>
          <w:numId w:val="1"/>
        </w:numPr>
        <w:tabs>
          <w:tab w:val="left" w:pos="552"/>
        </w:tabs>
        <w:ind w:hanging="435"/>
      </w:pPr>
      <w:bookmarkStart w:id="103" w:name="Vitamine_D_et_COVID-19"/>
      <w:bookmarkStart w:id="104" w:name="_bookmark43"/>
      <w:bookmarkEnd w:id="103"/>
      <w:bookmarkEnd w:id="104"/>
      <w:r>
        <w:rPr>
          <w:w w:val="105"/>
        </w:rPr>
        <w:t>Vitamine</w:t>
      </w:r>
      <w:r>
        <w:rPr>
          <w:spacing w:val="2"/>
          <w:w w:val="105"/>
        </w:rPr>
        <w:t xml:space="preserve"> </w:t>
      </w:r>
      <w:r>
        <w:rPr>
          <w:w w:val="105"/>
        </w:rPr>
        <w:t>D</w:t>
      </w:r>
      <w:r>
        <w:rPr>
          <w:spacing w:val="2"/>
          <w:w w:val="105"/>
        </w:rPr>
        <w:t xml:space="preserve"> </w:t>
      </w:r>
      <w:r>
        <w:rPr>
          <w:w w:val="105"/>
        </w:rPr>
        <w:t>et</w:t>
      </w:r>
      <w:r>
        <w:rPr>
          <w:spacing w:val="2"/>
          <w:w w:val="105"/>
        </w:rPr>
        <w:t xml:space="preserve"> </w:t>
      </w:r>
      <w:r>
        <w:rPr>
          <w:w w:val="105"/>
        </w:rPr>
        <w:t>COVID-19</w:t>
      </w:r>
    </w:p>
    <w:p w14:paraId="3C2DE3CC" w14:textId="77777777" w:rsidR="002C0AF8" w:rsidRDefault="002C0AF8">
      <w:pPr>
        <w:pStyle w:val="BodyText"/>
        <w:spacing w:before="5"/>
        <w:rPr>
          <w:rFonts w:ascii="Arial"/>
          <w:b/>
          <w:sz w:val="77"/>
        </w:rPr>
      </w:pPr>
    </w:p>
    <w:p w14:paraId="4788D90F" w14:textId="77777777" w:rsidR="002C0AF8" w:rsidRDefault="003E36B0">
      <w:pPr>
        <w:pStyle w:val="Heading2"/>
        <w:numPr>
          <w:ilvl w:val="1"/>
          <w:numId w:val="1"/>
        </w:numPr>
        <w:tabs>
          <w:tab w:val="left" w:pos="665"/>
        </w:tabs>
        <w:ind w:hanging="548"/>
      </w:pPr>
      <w:bookmarkStart w:id="105" w:name="Physiopathologie_de_la_COVID-19"/>
      <w:bookmarkStart w:id="106" w:name="_bookmark44"/>
      <w:bookmarkEnd w:id="105"/>
      <w:bookmarkEnd w:id="106"/>
      <w:r>
        <w:t>Physiopathologie</w:t>
      </w:r>
      <w:r>
        <w:rPr>
          <w:spacing w:val="5"/>
        </w:rPr>
        <w:t xml:space="preserve"> </w:t>
      </w:r>
      <w:r>
        <w:t>de</w:t>
      </w:r>
      <w:r>
        <w:rPr>
          <w:spacing w:val="5"/>
        </w:rPr>
        <w:t xml:space="preserve"> </w:t>
      </w:r>
      <w:r>
        <w:t>la</w:t>
      </w:r>
      <w:r>
        <w:rPr>
          <w:spacing w:val="5"/>
        </w:rPr>
        <w:t xml:space="preserve"> </w:t>
      </w:r>
      <w:r>
        <w:t>COVID-19</w:t>
      </w:r>
    </w:p>
    <w:p w14:paraId="67FBE705" w14:textId="77777777" w:rsidR="002C0AF8" w:rsidRDefault="002C0AF8">
      <w:pPr>
        <w:pStyle w:val="BodyText"/>
        <w:spacing w:before="3"/>
        <w:rPr>
          <w:rFonts w:ascii="Arial"/>
          <w:b/>
          <w:sz w:val="38"/>
        </w:rPr>
      </w:pPr>
    </w:p>
    <w:p w14:paraId="45DA8B19" w14:textId="77777777" w:rsidR="002C0AF8" w:rsidRDefault="003E36B0">
      <w:pPr>
        <w:pStyle w:val="Heading2"/>
        <w:numPr>
          <w:ilvl w:val="1"/>
          <w:numId w:val="1"/>
        </w:numPr>
        <w:tabs>
          <w:tab w:val="left" w:pos="665"/>
        </w:tabs>
        <w:spacing w:line="400" w:lineRule="auto"/>
        <w:ind w:right="484"/>
      </w:pPr>
      <w:bookmarkStart w:id="107" w:name="Rationnel_physiologique_de_l'usage_de_la"/>
      <w:bookmarkStart w:id="108" w:name="_bookmark45"/>
      <w:bookmarkEnd w:id="107"/>
      <w:bookmarkEnd w:id="108"/>
      <w:r>
        <w:rPr>
          <w:w w:val="95"/>
        </w:rPr>
        <w:t>Rationnel</w:t>
      </w:r>
      <w:r>
        <w:rPr>
          <w:spacing w:val="29"/>
          <w:w w:val="95"/>
        </w:rPr>
        <w:t xml:space="preserve"> </w:t>
      </w:r>
      <w:r>
        <w:rPr>
          <w:w w:val="95"/>
        </w:rPr>
        <w:t>physiologique</w:t>
      </w:r>
      <w:r>
        <w:rPr>
          <w:spacing w:val="30"/>
          <w:w w:val="95"/>
        </w:rPr>
        <w:t xml:space="preserve"> </w:t>
      </w:r>
      <w:r>
        <w:rPr>
          <w:w w:val="95"/>
        </w:rPr>
        <w:t>de</w:t>
      </w:r>
      <w:r>
        <w:rPr>
          <w:spacing w:val="29"/>
          <w:w w:val="95"/>
        </w:rPr>
        <w:t xml:space="preserve"> </w:t>
      </w:r>
      <w:r>
        <w:rPr>
          <w:w w:val="95"/>
        </w:rPr>
        <w:t>l’usage</w:t>
      </w:r>
      <w:r>
        <w:rPr>
          <w:spacing w:val="30"/>
          <w:w w:val="95"/>
        </w:rPr>
        <w:t xml:space="preserve"> </w:t>
      </w:r>
      <w:r>
        <w:rPr>
          <w:w w:val="95"/>
        </w:rPr>
        <w:t>de</w:t>
      </w:r>
      <w:r>
        <w:rPr>
          <w:spacing w:val="29"/>
          <w:w w:val="95"/>
        </w:rPr>
        <w:t xml:space="preserve"> </w:t>
      </w:r>
      <w:r>
        <w:rPr>
          <w:w w:val="95"/>
        </w:rPr>
        <w:t>la</w:t>
      </w:r>
      <w:r>
        <w:rPr>
          <w:spacing w:val="30"/>
          <w:w w:val="95"/>
        </w:rPr>
        <w:t xml:space="preserve"> </w:t>
      </w:r>
      <w:r>
        <w:rPr>
          <w:w w:val="95"/>
        </w:rPr>
        <w:t>vitamine</w:t>
      </w:r>
      <w:r>
        <w:rPr>
          <w:spacing w:val="29"/>
          <w:w w:val="95"/>
        </w:rPr>
        <w:t xml:space="preserve"> </w:t>
      </w:r>
      <w:r>
        <w:rPr>
          <w:w w:val="95"/>
        </w:rPr>
        <w:t>D</w:t>
      </w:r>
      <w:r>
        <w:rPr>
          <w:spacing w:val="30"/>
          <w:w w:val="95"/>
        </w:rPr>
        <w:t xml:space="preserve"> </w:t>
      </w:r>
      <w:r>
        <w:rPr>
          <w:w w:val="95"/>
        </w:rPr>
        <w:t>dans</w:t>
      </w:r>
      <w:r>
        <w:rPr>
          <w:spacing w:val="29"/>
          <w:w w:val="95"/>
        </w:rPr>
        <w:t xml:space="preserve"> </w:t>
      </w:r>
      <w:r>
        <w:rPr>
          <w:w w:val="95"/>
        </w:rPr>
        <w:t>la</w:t>
      </w:r>
      <w:r>
        <w:rPr>
          <w:spacing w:val="-71"/>
          <w:w w:val="95"/>
        </w:rPr>
        <w:t xml:space="preserve"> </w:t>
      </w:r>
      <w:r>
        <w:t>COVID-19</w:t>
      </w:r>
    </w:p>
    <w:p w14:paraId="6C172794" w14:textId="77777777" w:rsidR="002C0AF8" w:rsidRDefault="003E36B0">
      <w:pPr>
        <w:pStyle w:val="BodyText"/>
        <w:spacing w:before="151" w:line="386" w:lineRule="auto"/>
        <w:ind w:left="109" w:right="125" w:firstLine="226"/>
        <w:jc w:val="both"/>
      </w:pPr>
      <w:r>
        <w:rPr>
          <w:w w:val="95"/>
        </w:rPr>
        <w:t>Li et al. (</w:t>
      </w:r>
      <w:hyperlink w:anchor="_bookmark86" w:history="1">
        <w:r>
          <w:rPr>
            <w:w w:val="95"/>
          </w:rPr>
          <w:t>2002</w:t>
        </w:r>
      </w:hyperlink>
      <w:r>
        <w:rPr>
          <w:w w:val="95"/>
        </w:rPr>
        <w:t>) ont établi une relation entre la rénine et le système rénine-angiotensine-aldostérone.</w:t>
      </w:r>
      <w:r>
        <w:rPr>
          <w:spacing w:val="1"/>
          <w:w w:val="95"/>
        </w:rPr>
        <w:t xml:space="preserve"> </w:t>
      </w:r>
      <w:r>
        <w:t>Ainsi la vitamine D</w:t>
      </w:r>
      <w:r>
        <w:rPr>
          <w:vertAlign w:val="subscript"/>
        </w:rPr>
        <w:t>3</w:t>
      </w:r>
      <w:r>
        <w:t xml:space="preserve"> sous sa forme active a été observée comme étant un régulateur négatif de ce</w:t>
      </w:r>
      <w:r>
        <w:rPr>
          <w:spacing w:val="1"/>
        </w:rPr>
        <w:t xml:space="preserve"> </w:t>
      </w:r>
      <w:r>
        <w:t>système</w:t>
      </w:r>
      <w:r>
        <w:rPr>
          <w:spacing w:val="-2"/>
        </w:rPr>
        <w:t xml:space="preserve"> </w:t>
      </w:r>
      <w:r>
        <w:t>permettant</w:t>
      </w:r>
      <w:r>
        <w:rPr>
          <w:spacing w:val="-1"/>
        </w:rPr>
        <w:t xml:space="preserve"> </w:t>
      </w:r>
      <w:r>
        <w:t>de</w:t>
      </w:r>
      <w:r>
        <w:rPr>
          <w:spacing w:val="-2"/>
        </w:rPr>
        <w:t xml:space="preserve"> </w:t>
      </w:r>
      <w:r>
        <w:t>réguler</w:t>
      </w:r>
      <w:r>
        <w:rPr>
          <w:spacing w:val="-1"/>
        </w:rPr>
        <w:t xml:space="preserve"> </w:t>
      </w:r>
      <w:r>
        <w:t>la</w:t>
      </w:r>
      <w:r>
        <w:rPr>
          <w:spacing w:val="-2"/>
        </w:rPr>
        <w:t xml:space="preserve"> </w:t>
      </w:r>
      <w:r>
        <w:t>pression</w:t>
      </w:r>
      <w:r>
        <w:rPr>
          <w:spacing w:val="-1"/>
        </w:rPr>
        <w:t xml:space="preserve"> </w:t>
      </w:r>
      <w:r>
        <w:t>artérielle.</w:t>
      </w:r>
    </w:p>
    <w:p w14:paraId="4F564F60" w14:textId="77777777" w:rsidR="002C0AF8" w:rsidRDefault="002C0AF8">
      <w:pPr>
        <w:pStyle w:val="BodyText"/>
        <w:spacing w:before="11"/>
        <w:rPr>
          <w:sz w:val="35"/>
        </w:rPr>
      </w:pPr>
    </w:p>
    <w:p w14:paraId="3D300465" w14:textId="77777777" w:rsidR="002C0AF8" w:rsidRDefault="003E36B0">
      <w:pPr>
        <w:pStyle w:val="Heading2"/>
        <w:numPr>
          <w:ilvl w:val="1"/>
          <w:numId w:val="1"/>
        </w:numPr>
        <w:tabs>
          <w:tab w:val="left" w:pos="665"/>
        </w:tabs>
        <w:ind w:hanging="548"/>
      </w:pPr>
      <w:bookmarkStart w:id="109" w:name="Etudes_pré-cliniques"/>
      <w:bookmarkStart w:id="110" w:name="_bookmark46"/>
      <w:bookmarkEnd w:id="109"/>
      <w:bookmarkEnd w:id="110"/>
      <w:r>
        <w:rPr>
          <w:w w:val="95"/>
        </w:rPr>
        <w:t>Etudes pré-cliniques</w:t>
      </w:r>
    </w:p>
    <w:p w14:paraId="76256D75" w14:textId="77777777" w:rsidR="002C0AF8" w:rsidRDefault="002C0AF8">
      <w:pPr>
        <w:pStyle w:val="BodyText"/>
        <w:spacing w:before="9"/>
        <w:rPr>
          <w:rFonts w:ascii="Arial"/>
          <w:b/>
          <w:sz w:val="31"/>
        </w:rPr>
      </w:pPr>
    </w:p>
    <w:p w14:paraId="14E50862" w14:textId="77777777" w:rsidR="002C0AF8" w:rsidRDefault="003E36B0">
      <w:pPr>
        <w:pStyle w:val="BodyText"/>
        <w:spacing w:before="1" w:line="386" w:lineRule="auto"/>
        <w:ind w:left="109" w:right="125" w:firstLine="226"/>
        <w:jc w:val="both"/>
      </w:pPr>
      <w:r w:rsidRPr="008A7FB4">
        <w:rPr>
          <w:w w:val="95"/>
          <w:lang w:val="en-US"/>
        </w:rPr>
        <w:t xml:space="preserve">1.Qayyum, S., </w:t>
      </w:r>
      <w:proofErr w:type="spellStart"/>
      <w:r w:rsidRPr="008A7FB4">
        <w:rPr>
          <w:w w:val="95"/>
          <w:lang w:val="en-US"/>
        </w:rPr>
        <w:t>Slominski</w:t>
      </w:r>
      <w:proofErr w:type="spellEnd"/>
      <w:r w:rsidRPr="008A7FB4">
        <w:rPr>
          <w:w w:val="95"/>
          <w:lang w:val="en-US"/>
        </w:rPr>
        <w:t xml:space="preserve">, R.M., Raman, C., and </w:t>
      </w:r>
      <w:proofErr w:type="spellStart"/>
      <w:r w:rsidRPr="008A7FB4">
        <w:rPr>
          <w:w w:val="95"/>
          <w:lang w:val="en-US"/>
        </w:rPr>
        <w:t>Slominski</w:t>
      </w:r>
      <w:proofErr w:type="spellEnd"/>
      <w:r w:rsidRPr="008A7FB4">
        <w:rPr>
          <w:w w:val="95"/>
          <w:lang w:val="en-US"/>
        </w:rPr>
        <w:t>, A.T. (2022). Novel CYP11A1-Derived</w:t>
      </w:r>
      <w:r w:rsidRPr="008A7FB4">
        <w:rPr>
          <w:spacing w:val="1"/>
          <w:w w:val="95"/>
          <w:lang w:val="en-US"/>
        </w:rPr>
        <w:t xml:space="preserve"> </w:t>
      </w:r>
      <w:r w:rsidRPr="008A7FB4">
        <w:rPr>
          <w:lang w:val="en-US"/>
        </w:rPr>
        <w:t xml:space="preserve">Vitamin D and Lumisterol Biometabolites for the Management of COVID-19. </w:t>
      </w:r>
      <w:proofErr w:type="spellStart"/>
      <w:r>
        <w:t>Nutrients</w:t>
      </w:r>
      <w:proofErr w:type="spellEnd"/>
      <w:r>
        <w:t xml:space="preserve"> </w:t>
      </w:r>
      <w:r>
        <w:rPr>
          <w:i/>
        </w:rPr>
        <w:t>14</w:t>
      </w:r>
      <w:r>
        <w:t>, 4779.</w:t>
      </w:r>
      <w:r>
        <w:rPr>
          <w:spacing w:val="1"/>
        </w:rPr>
        <w:t xml:space="preserve"> </w:t>
      </w:r>
      <w:r>
        <w:t>10.3390/nu14224779.</w:t>
      </w:r>
    </w:p>
    <w:p w14:paraId="317F5A37" w14:textId="77777777" w:rsidR="002C0AF8" w:rsidRDefault="002C0AF8">
      <w:pPr>
        <w:pStyle w:val="BodyText"/>
        <w:spacing w:before="10"/>
        <w:rPr>
          <w:sz w:val="35"/>
        </w:rPr>
      </w:pPr>
    </w:p>
    <w:p w14:paraId="7DB4B5CF" w14:textId="77777777" w:rsidR="002C0AF8" w:rsidRDefault="003E36B0">
      <w:pPr>
        <w:pStyle w:val="Heading2"/>
        <w:numPr>
          <w:ilvl w:val="1"/>
          <w:numId w:val="1"/>
        </w:numPr>
        <w:tabs>
          <w:tab w:val="left" w:pos="665"/>
        </w:tabs>
        <w:ind w:hanging="548"/>
      </w:pPr>
      <w:bookmarkStart w:id="111" w:name="Etudes_cliniques"/>
      <w:bookmarkStart w:id="112" w:name="_bookmark47"/>
      <w:bookmarkEnd w:id="111"/>
      <w:bookmarkEnd w:id="112"/>
      <w:r>
        <w:rPr>
          <w:w w:val="90"/>
        </w:rPr>
        <w:t>Etudes</w:t>
      </w:r>
      <w:r>
        <w:rPr>
          <w:spacing w:val="95"/>
        </w:rPr>
        <w:t xml:space="preserve"> </w:t>
      </w:r>
      <w:r>
        <w:rPr>
          <w:w w:val="90"/>
        </w:rPr>
        <w:t>cliniques</w:t>
      </w:r>
    </w:p>
    <w:p w14:paraId="18AFD17E" w14:textId="77777777" w:rsidR="002C0AF8" w:rsidRDefault="003E36B0">
      <w:pPr>
        <w:pStyle w:val="Heading3"/>
        <w:numPr>
          <w:ilvl w:val="2"/>
          <w:numId w:val="1"/>
        </w:numPr>
        <w:tabs>
          <w:tab w:val="left" w:pos="778"/>
        </w:tabs>
      </w:pPr>
      <w:bookmarkStart w:id="113" w:name="Etude_en_phase_de_prévention"/>
      <w:bookmarkStart w:id="114" w:name="_bookmark48"/>
      <w:bookmarkEnd w:id="113"/>
      <w:bookmarkEnd w:id="114"/>
      <w:r>
        <w:rPr>
          <w:w w:val="95"/>
        </w:rPr>
        <w:t>Etude</w:t>
      </w:r>
      <w:r>
        <w:rPr>
          <w:spacing w:val="3"/>
          <w:w w:val="95"/>
        </w:rPr>
        <w:t xml:space="preserve"> </w:t>
      </w:r>
      <w:r>
        <w:rPr>
          <w:w w:val="95"/>
        </w:rPr>
        <w:t>en</w:t>
      </w:r>
      <w:r>
        <w:rPr>
          <w:spacing w:val="4"/>
          <w:w w:val="95"/>
        </w:rPr>
        <w:t xml:space="preserve"> </w:t>
      </w:r>
      <w:r>
        <w:rPr>
          <w:w w:val="95"/>
        </w:rPr>
        <w:t>phase</w:t>
      </w:r>
      <w:r>
        <w:rPr>
          <w:spacing w:val="3"/>
          <w:w w:val="95"/>
        </w:rPr>
        <w:t xml:space="preserve"> </w:t>
      </w:r>
      <w:r>
        <w:rPr>
          <w:w w:val="95"/>
        </w:rPr>
        <w:t>de</w:t>
      </w:r>
      <w:r>
        <w:rPr>
          <w:spacing w:val="4"/>
          <w:w w:val="95"/>
        </w:rPr>
        <w:t xml:space="preserve"> </w:t>
      </w:r>
      <w:r>
        <w:rPr>
          <w:w w:val="95"/>
        </w:rPr>
        <w:t>prévention</w:t>
      </w:r>
    </w:p>
    <w:p w14:paraId="2C049C07" w14:textId="77777777" w:rsidR="002C0AF8" w:rsidRDefault="003E36B0">
      <w:pPr>
        <w:pStyle w:val="Heading3"/>
        <w:numPr>
          <w:ilvl w:val="2"/>
          <w:numId w:val="1"/>
        </w:numPr>
        <w:tabs>
          <w:tab w:val="left" w:pos="778"/>
        </w:tabs>
        <w:spacing w:before="289"/>
      </w:pPr>
      <w:bookmarkStart w:id="115" w:name="Etudes_en_phase_curative"/>
      <w:bookmarkStart w:id="116" w:name="_bookmark49"/>
      <w:bookmarkEnd w:id="115"/>
      <w:bookmarkEnd w:id="116"/>
      <w:r>
        <w:rPr>
          <w:w w:val="95"/>
        </w:rPr>
        <w:t>Etudes</w:t>
      </w:r>
      <w:r>
        <w:rPr>
          <w:spacing w:val="-3"/>
          <w:w w:val="95"/>
        </w:rPr>
        <w:t xml:space="preserve"> </w:t>
      </w:r>
      <w:r>
        <w:rPr>
          <w:w w:val="95"/>
        </w:rPr>
        <w:t>en</w:t>
      </w:r>
      <w:r>
        <w:rPr>
          <w:spacing w:val="-2"/>
          <w:w w:val="95"/>
        </w:rPr>
        <w:t xml:space="preserve"> </w:t>
      </w:r>
      <w:r>
        <w:rPr>
          <w:w w:val="95"/>
        </w:rPr>
        <w:t>phase</w:t>
      </w:r>
      <w:r>
        <w:rPr>
          <w:spacing w:val="-2"/>
          <w:w w:val="95"/>
        </w:rPr>
        <w:t xml:space="preserve"> </w:t>
      </w:r>
      <w:r>
        <w:rPr>
          <w:w w:val="95"/>
        </w:rPr>
        <w:t>curative</w:t>
      </w:r>
    </w:p>
    <w:p w14:paraId="47E2766F" w14:textId="77777777" w:rsidR="002C0AF8" w:rsidRDefault="003E36B0">
      <w:pPr>
        <w:pStyle w:val="Heading3"/>
        <w:numPr>
          <w:ilvl w:val="2"/>
          <w:numId w:val="1"/>
        </w:numPr>
        <w:tabs>
          <w:tab w:val="left" w:pos="778"/>
        </w:tabs>
        <w:spacing w:before="289"/>
      </w:pPr>
      <w:bookmarkStart w:id="117" w:name="Etudes_en_phase_réanimation"/>
      <w:bookmarkStart w:id="118" w:name="_bookmark50"/>
      <w:bookmarkEnd w:id="117"/>
      <w:bookmarkEnd w:id="118"/>
      <w:r>
        <w:rPr>
          <w:w w:val="95"/>
        </w:rPr>
        <w:t>Etudes</w:t>
      </w:r>
      <w:r>
        <w:rPr>
          <w:spacing w:val="-1"/>
          <w:w w:val="95"/>
        </w:rPr>
        <w:t xml:space="preserve"> </w:t>
      </w:r>
      <w:r>
        <w:rPr>
          <w:w w:val="95"/>
        </w:rPr>
        <w:t>en phase</w:t>
      </w:r>
      <w:r>
        <w:rPr>
          <w:spacing w:val="-1"/>
          <w:w w:val="95"/>
        </w:rPr>
        <w:t xml:space="preserve"> </w:t>
      </w:r>
      <w:r>
        <w:rPr>
          <w:w w:val="95"/>
        </w:rPr>
        <w:t>réanimation</w:t>
      </w:r>
    </w:p>
    <w:p w14:paraId="55E65B83" w14:textId="77777777" w:rsidR="002C0AF8" w:rsidRDefault="003E36B0">
      <w:pPr>
        <w:pStyle w:val="ListParagraph"/>
        <w:numPr>
          <w:ilvl w:val="3"/>
          <w:numId w:val="1"/>
        </w:numPr>
        <w:tabs>
          <w:tab w:val="left" w:pos="501"/>
        </w:tabs>
        <w:spacing w:before="296" w:line="386" w:lineRule="auto"/>
        <w:ind w:right="125" w:firstLine="223"/>
        <w:jc w:val="both"/>
      </w:pPr>
      <w:r w:rsidRPr="008A7FB4">
        <w:rPr>
          <w:lang w:val="en-US"/>
        </w:rPr>
        <w:t>Leaf,</w:t>
      </w:r>
      <w:r w:rsidRPr="008A7FB4">
        <w:rPr>
          <w:spacing w:val="1"/>
          <w:lang w:val="en-US"/>
        </w:rPr>
        <w:t xml:space="preserve"> </w:t>
      </w:r>
      <w:r w:rsidRPr="008A7FB4">
        <w:rPr>
          <w:lang w:val="en-US"/>
        </w:rPr>
        <w:t>D.E.,</w:t>
      </w:r>
      <w:r w:rsidRPr="008A7FB4">
        <w:rPr>
          <w:spacing w:val="1"/>
          <w:lang w:val="en-US"/>
        </w:rPr>
        <w:t xml:space="preserve"> </w:t>
      </w:r>
      <w:proofErr w:type="spellStart"/>
      <w:r w:rsidRPr="008A7FB4">
        <w:rPr>
          <w:lang w:val="en-US"/>
        </w:rPr>
        <w:t>Raed</w:t>
      </w:r>
      <w:proofErr w:type="spellEnd"/>
      <w:r w:rsidRPr="008A7FB4">
        <w:rPr>
          <w:lang w:val="en-US"/>
        </w:rPr>
        <w:t>,</w:t>
      </w:r>
      <w:r w:rsidRPr="008A7FB4">
        <w:rPr>
          <w:spacing w:val="1"/>
          <w:lang w:val="en-US"/>
        </w:rPr>
        <w:t xml:space="preserve"> </w:t>
      </w:r>
      <w:r w:rsidRPr="008A7FB4">
        <w:rPr>
          <w:lang w:val="en-US"/>
        </w:rPr>
        <w:t>A.,</w:t>
      </w:r>
      <w:r w:rsidRPr="008A7FB4">
        <w:rPr>
          <w:spacing w:val="1"/>
          <w:lang w:val="en-US"/>
        </w:rPr>
        <w:t xml:space="preserve"> </w:t>
      </w:r>
      <w:proofErr w:type="spellStart"/>
      <w:r w:rsidRPr="008A7FB4">
        <w:rPr>
          <w:lang w:val="en-US"/>
        </w:rPr>
        <w:t>Donnino</w:t>
      </w:r>
      <w:proofErr w:type="spellEnd"/>
      <w:r w:rsidRPr="008A7FB4">
        <w:rPr>
          <w:lang w:val="en-US"/>
        </w:rPr>
        <w:t>,</w:t>
      </w:r>
      <w:r w:rsidRPr="008A7FB4">
        <w:rPr>
          <w:spacing w:val="1"/>
          <w:lang w:val="en-US"/>
        </w:rPr>
        <w:t xml:space="preserve"> </w:t>
      </w:r>
      <w:r w:rsidRPr="008A7FB4">
        <w:rPr>
          <w:lang w:val="en-US"/>
        </w:rPr>
        <w:t>M.W.,</w:t>
      </w:r>
      <w:r w:rsidRPr="008A7FB4">
        <w:rPr>
          <w:spacing w:val="55"/>
          <w:lang w:val="en-US"/>
        </w:rPr>
        <w:t xml:space="preserve"> </w:t>
      </w:r>
      <w:proofErr w:type="spellStart"/>
      <w:r w:rsidRPr="008A7FB4">
        <w:rPr>
          <w:lang w:val="en-US"/>
        </w:rPr>
        <w:t>Ginde</w:t>
      </w:r>
      <w:proofErr w:type="spellEnd"/>
      <w:r w:rsidRPr="008A7FB4">
        <w:rPr>
          <w:lang w:val="en-US"/>
        </w:rPr>
        <w:t>,</w:t>
      </w:r>
      <w:r w:rsidRPr="008A7FB4">
        <w:rPr>
          <w:spacing w:val="55"/>
          <w:lang w:val="en-US"/>
        </w:rPr>
        <w:t xml:space="preserve"> </w:t>
      </w:r>
      <w:r w:rsidRPr="008A7FB4">
        <w:rPr>
          <w:lang w:val="en-US"/>
        </w:rPr>
        <w:t>A.A.,</w:t>
      </w:r>
      <w:r w:rsidRPr="008A7FB4">
        <w:rPr>
          <w:spacing w:val="55"/>
          <w:lang w:val="en-US"/>
        </w:rPr>
        <w:t xml:space="preserve"> </w:t>
      </w:r>
      <w:r w:rsidRPr="008A7FB4">
        <w:rPr>
          <w:lang w:val="en-US"/>
        </w:rPr>
        <w:t>and</w:t>
      </w:r>
      <w:r w:rsidRPr="008A7FB4">
        <w:rPr>
          <w:spacing w:val="55"/>
          <w:lang w:val="en-US"/>
        </w:rPr>
        <w:t xml:space="preserve"> </w:t>
      </w:r>
      <w:proofErr w:type="spellStart"/>
      <w:r w:rsidRPr="008A7FB4">
        <w:rPr>
          <w:lang w:val="en-US"/>
        </w:rPr>
        <w:t>Waikar</w:t>
      </w:r>
      <w:proofErr w:type="spellEnd"/>
      <w:r w:rsidRPr="008A7FB4">
        <w:rPr>
          <w:lang w:val="en-US"/>
        </w:rPr>
        <w:t>,</w:t>
      </w:r>
      <w:r w:rsidRPr="008A7FB4">
        <w:rPr>
          <w:spacing w:val="55"/>
          <w:lang w:val="en-US"/>
        </w:rPr>
        <w:t xml:space="preserve"> </w:t>
      </w:r>
      <w:r w:rsidRPr="008A7FB4">
        <w:rPr>
          <w:lang w:val="en-US"/>
        </w:rPr>
        <w:t>S.S.</w:t>
      </w:r>
      <w:r w:rsidRPr="008A7FB4">
        <w:rPr>
          <w:spacing w:val="55"/>
          <w:lang w:val="en-US"/>
        </w:rPr>
        <w:t xml:space="preserve"> </w:t>
      </w:r>
      <w:r w:rsidRPr="008A7FB4">
        <w:rPr>
          <w:lang w:val="en-US"/>
        </w:rPr>
        <w:t>(2014).</w:t>
      </w:r>
      <w:r w:rsidRPr="008A7FB4">
        <w:rPr>
          <w:spacing w:val="55"/>
          <w:lang w:val="en-US"/>
        </w:rPr>
        <w:t xml:space="preserve"> </w:t>
      </w:r>
      <w:r w:rsidRPr="008A7FB4">
        <w:rPr>
          <w:lang w:val="en-US"/>
        </w:rPr>
        <w:t>Rando-</w:t>
      </w:r>
      <w:r w:rsidRPr="008A7FB4">
        <w:rPr>
          <w:spacing w:val="1"/>
          <w:lang w:val="en-US"/>
        </w:rPr>
        <w:t xml:space="preserve"> </w:t>
      </w:r>
      <w:proofErr w:type="spellStart"/>
      <w:r w:rsidRPr="008A7FB4">
        <w:rPr>
          <w:lang w:val="en-US"/>
        </w:rPr>
        <w:t>mized</w:t>
      </w:r>
      <w:proofErr w:type="spellEnd"/>
      <w:r w:rsidRPr="008A7FB4">
        <w:rPr>
          <w:spacing w:val="1"/>
          <w:lang w:val="en-US"/>
        </w:rPr>
        <w:t xml:space="preserve"> </w:t>
      </w:r>
      <w:r w:rsidRPr="008A7FB4">
        <w:rPr>
          <w:lang w:val="en-US"/>
        </w:rPr>
        <w:t>Controlled</w:t>
      </w:r>
      <w:r w:rsidRPr="008A7FB4">
        <w:rPr>
          <w:spacing w:val="1"/>
          <w:lang w:val="en-US"/>
        </w:rPr>
        <w:t xml:space="preserve"> </w:t>
      </w:r>
      <w:r w:rsidRPr="008A7FB4">
        <w:rPr>
          <w:lang w:val="en-US"/>
        </w:rPr>
        <w:t>Trial</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Calcitriol</w:t>
      </w:r>
      <w:r w:rsidRPr="008A7FB4">
        <w:rPr>
          <w:spacing w:val="1"/>
          <w:lang w:val="en-US"/>
        </w:rPr>
        <w:t xml:space="preserve"> </w:t>
      </w:r>
      <w:r w:rsidRPr="008A7FB4">
        <w:rPr>
          <w:lang w:val="en-US"/>
        </w:rPr>
        <w:t>in</w:t>
      </w:r>
      <w:r w:rsidRPr="008A7FB4">
        <w:rPr>
          <w:spacing w:val="1"/>
          <w:lang w:val="en-US"/>
        </w:rPr>
        <w:t xml:space="preserve"> </w:t>
      </w:r>
      <w:r w:rsidRPr="008A7FB4">
        <w:rPr>
          <w:lang w:val="en-US"/>
        </w:rPr>
        <w:t>Severe</w:t>
      </w:r>
      <w:r w:rsidRPr="008A7FB4">
        <w:rPr>
          <w:spacing w:val="1"/>
          <w:lang w:val="en-US"/>
        </w:rPr>
        <w:t xml:space="preserve"> </w:t>
      </w:r>
      <w:r w:rsidRPr="008A7FB4">
        <w:rPr>
          <w:lang w:val="en-US"/>
        </w:rPr>
        <w:t>Sepsis.</w:t>
      </w:r>
      <w:r w:rsidRPr="008A7FB4">
        <w:rPr>
          <w:spacing w:val="1"/>
          <w:lang w:val="en-US"/>
        </w:rPr>
        <w:t xml:space="preserve"> </w:t>
      </w:r>
      <w:r w:rsidRPr="008A7FB4">
        <w:rPr>
          <w:lang w:val="en-US"/>
        </w:rPr>
        <w:t>Am</w:t>
      </w:r>
      <w:r w:rsidRPr="008A7FB4">
        <w:rPr>
          <w:spacing w:val="1"/>
          <w:lang w:val="en-US"/>
        </w:rPr>
        <w:t xml:space="preserve"> </w:t>
      </w:r>
      <w:r w:rsidRPr="008A7FB4">
        <w:rPr>
          <w:lang w:val="en-US"/>
        </w:rPr>
        <w:t>J</w:t>
      </w:r>
      <w:r w:rsidRPr="008A7FB4">
        <w:rPr>
          <w:spacing w:val="1"/>
          <w:lang w:val="en-US"/>
        </w:rPr>
        <w:t xml:space="preserve"> </w:t>
      </w:r>
      <w:r w:rsidRPr="008A7FB4">
        <w:rPr>
          <w:lang w:val="en-US"/>
        </w:rPr>
        <w:t>Resp</w:t>
      </w:r>
      <w:r w:rsidRPr="008A7FB4">
        <w:rPr>
          <w:spacing w:val="1"/>
          <w:lang w:val="en-US"/>
        </w:rPr>
        <w:t xml:space="preserve"> </w:t>
      </w:r>
      <w:r w:rsidRPr="008A7FB4">
        <w:rPr>
          <w:lang w:val="en-US"/>
        </w:rPr>
        <w:t>Crit</w:t>
      </w:r>
      <w:r w:rsidRPr="008A7FB4">
        <w:rPr>
          <w:spacing w:val="1"/>
          <w:lang w:val="en-US"/>
        </w:rPr>
        <w:t xml:space="preserve"> </w:t>
      </w:r>
      <w:r w:rsidRPr="008A7FB4">
        <w:rPr>
          <w:lang w:val="en-US"/>
        </w:rPr>
        <w:t>Care</w:t>
      </w:r>
      <w:r w:rsidRPr="008A7FB4">
        <w:rPr>
          <w:spacing w:val="1"/>
          <w:lang w:val="en-US"/>
        </w:rPr>
        <w:t xml:space="preserve"> </w:t>
      </w:r>
      <w:r w:rsidRPr="008A7FB4">
        <w:rPr>
          <w:i/>
          <w:lang w:val="en-US"/>
        </w:rPr>
        <w:t>190</w:t>
      </w:r>
      <w:r w:rsidRPr="008A7FB4">
        <w:rPr>
          <w:lang w:val="en-US"/>
        </w:rPr>
        <w:t>,</w:t>
      </w:r>
      <w:r w:rsidRPr="008A7FB4">
        <w:rPr>
          <w:spacing w:val="1"/>
          <w:lang w:val="en-US"/>
        </w:rPr>
        <w:t xml:space="preserve"> </w:t>
      </w:r>
      <w:r w:rsidRPr="008A7FB4">
        <w:rPr>
          <w:lang w:val="en-US"/>
        </w:rPr>
        <w:t>533–541.</w:t>
      </w:r>
      <w:r w:rsidRPr="008A7FB4">
        <w:rPr>
          <w:spacing w:val="1"/>
          <w:lang w:val="en-US"/>
        </w:rPr>
        <w:t xml:space="preserve"> </w:t>
      </w:r>
      <w:r>
        <w:t>10.1164/rccm.201405-0988oc.</w:t>
      </w:r>
    </w:p>
    <w:p w14:paraId="01518C9B" w14:textId="77777777" w:rsidR="002C0AF8" w:rsidRDefault="002C0AF8">
      <w:pPr>
        <w:spacing w:line="386" w:lineRule="auto"/>
        <w:jc w:val="both"/>
        <w:sectPr w:rsidR="002C0AF8">
          <w:pgSz w:w="11910" w:h="16840"/>
          <w:pgMar w:top="1580" w:right="1620" w:bottom="1140" w:left="1300" w:header="0" w:footer="944" w:gutter="0"/>
          <w:cols w:space="720"/>
        </w:sectPr>
      </w:pPr>
    </w:p>
    <w:p w14:paraId="308BCBE2" w14:textId="77777777" w:rsidR="002C0AF8" w:rsidRDefault="002C0AF8">
      <w:pPr>
        <w:pStyle w:val="BodyText"/>
        <w:rPr>
          <w:sz w:val="20"/>
        </w:rPr>
      </w:pPr>
    </w:p>
    <w:p w14:paraId="7E197211" w14:textId="77777777" w:rsidR="002C0AF8" w:rsidRDefault="002C0AF8">
      <w:pPr>
        <w:pStyle w:val="BodyText"/>
        <w:rPr>
          <w:sz w:val="20"/>
        </w:rPr>
      </w:pPr>
    </w:p>
    <w:p w14:paraId="313A0122" w14:textId="77777777" w:rsidR="002C0AF8" w:rsidRDefault="002C0AF8">
      <w:pPr>
        <w:pStyle w:val="BodyText"/>
        <w:rPr>
          <w:sz w:val="20"/>
        </w:rPr>
      </w:pPr>
    </w:p>
    <w:p w14:paraId="194A3678" w14:textId="77777777" w:rsidR="002C0AF8" w:rsidRDefault="002C0AF8">
      <w:pPr>
        <w:pStyle w:val="BodyText"/>
        <w:rPr>
          <w:sz w:val="20"/>
        </w:rPr>
      </w:pPr>
    </w:p>
    <w:p w14:paraId="4F184726" w14:textId="77777777" w:rsidR="002C0AF8" w:rsidRDefault="002C0AF8">
      <w:pPr>
        <w:pStyle w:val="BodyText"/>
        <w:rPr>
          <w:sz w:val="20"/>
        </w:rPr>
      </w:pPr>
    </w:p>
    <w:p w14:paraId="716E676D" w14:textId="77777777" w:rsidR="002C0AF8" w:rsidRDefault="002C0AF8">
      <w:pPr>
        <w:pStyle w:val="BodyText"/>
        <w:rPr>
          <w:sz w:val="20"/>
        </w:rPr>
      </w:pPr>
    </w:p>
    <w:p w14:paraId="3382ACA5" w14:textId="77777777" w:rsidR="002C0AF8" w:rsidRDefault="002C0AF8">
      <w:pPr>
        <w:pStyle w:val="BodyText"/>
        <w:spacing w:before="5"/>
        <w:rPr>
          <w:sz w:val="29"/>
        </w:rPr>
      </w:pPr>
    </w:p>
    <w:p w14:paraId="37260D15" w14:textId="77777777" w:rsidR="002C0AF8" w:rsidRDefault="003E36B0">
      <w:pPr>
        <w:pStyle w:val="Heading1"/>
        <w:numPr>
          <w:ilvl w:val="0"/>
          <w:numId w:val="1"/>
        </w:numPr>
        <w:tabs>
          <w:tab w:val="left" w:pos="552"/>
        </w:tabs>
        <w:ind w:hanging="435"/>
      </w:pPr>
      <w:bookmarkStart w:id="119" w:name="Conclusion"/>
      <w:bookmarkStart w:id="120" w:name="_bookmark51"/>
      <w:bookmarkEnd w:id="119"/>
      <w:bookmarkEnd w:id="120"/>
      <w:r>
        <w:t>Conclusion</w:t>
      </w:r>
    </w:p>
    <w:p w14:paraId="49D0C1FC" w14:textId="77777777" w:rsidR="002C0AF8" w:rsidRDefault="002C0AF8">
      <w:pPr>
        <w:sectPr w:rsidR="002C0AF8">
          <w:pgSz w:w="11910" w:h="16840"/>
          <w:pgMar w:top="1580" w:right="1620" w:bottom="1140" w:left="1300" w:header="0" w:footer="944" w:gutter="0"/>
          <w:cols w:space="720"/>
        </w:sectPr>
      </w:pPr>
    </w:p>
    <w:p w14:paraId="68AEB4D7" w14:textId="77777777" w:rsidR="002C0AF8" w:rsidRDefault="002C0AF8">
      <w:pPr>
        <w:pStyle w:val="BodyText"/>
        <w:rPr>
          <w:rFonts w:ascii="Arial"/>
          <w:b/>
          <w:sz w:val="20"/>
        </w:rPr>
      </w:pPr>
    </w:p>
    <w:p w14:paraId="115C8336" w14:textId="77777777" w:rsidR="002C0AF8" w:rsidRDefault="002C0AF8">
      <w:pPr>
        <w:pStyle w:val="BodyText"/>
        <w:rPr>
          <w:rFonts w:ascii="Arial"/>
          <w:b/>
          <w:sz w:val="20"/>
        </w:rPr>
      </w:pPr>
    </w:p>
    <w:p w14:paraId="25225FB2" w14:textId="77777777" w:rsidR="002C0AF8" w:rsidRDefault="002C0AF8">
      <w:pPr>
        <w:pStyle w:val="BodyText"/>
        <w:rPr>
          <w:rFonts w:ascii="Arial"/>
          <w:b/>
          <w:sz w:val="20"/>
        </w:rPr>
      </w:pPr>
    </w:p>
    <w:p w14:paraId="32BE0888" w14:textId="77777777" w:rsidR="002C0AF8" w:rsidRDefault="002C0AF8">
      <w:pPr>
        <w:pStyle w:val="BodyText"/>
        <w:rPr>
          <w:rFonts w:ascii="Arial"/>
          <w:b/>
          <w:sz w:val="20"/>
        </w:rPr>
      </w:pPr>
    </w:p>
    <w:p w14:paraId="3F5A0D37" w14:textId="77777777" w:rsidR="002C0AF8" w:rsidRDefault="002C0AF8">
      <w:pPr>
        <w:pStyle w:val="BodyText"/>
        <w:rPr>
          <w:rFonts w:ascii="Arial"/>
          <w:b/>
          <w:sz w:val="20"/>
        </w:rPr>
      </w:pPr>
    </w:p>
    <w:p w14:paraId="7CB9DF94" w14:textId="77777777" w:rsidR="002C0AF8" w:rsidRDefault="002C0AF8">
      <w:pPr>
        <w:pStyle w:val="BodyText"/>
        <w:rPr>
          <w:rFonts w:ascii="Arial"/>
          <w:b/>
          <w:sz w:val="20"/>
        </w:rPr>
      </w:pPr>
    </w:p>
    <w:p w14:paraId="01C3207D" w14:textId="77777777" w:rsidR="002C0AF8" w:rsidRDefault="002C0AF8">
      <w:pPr>
        <w:pStyle w:val="BodyText"/>
        <w:spacing w:before="5"/>
        <w:rPr>
          <w:rFonts w:ascii="Arial"/>
          <w:b/>
          <w:sz w:val="29"/>
        </w:rPr>
      </w:pPr>
    </w:p>
    <w:p w14:paraId="35C2084B" w14:textId="77777777" w:rsidR="002C0AF8" w:rsidRDefault="003E36B0">
      <w:pPr>
        <w:pStyle w:val="Heading1"/>
      </w:pPr>
      <w:r>
        <w:t>Références</w:t>
      </w:r>
    </w:p>
    <w:p w14:paraId="6FC4F784" w14:textId="77777777" w:rsidR="002C0AF8" w:rsidRDefault="002C0AF8">
      <w:pPr>
        <w:pStyle w:val="BodyText"/>
        <w:spacing w:before="11"/>
        <w:rPr>
          <w:rFonts w:ascii="Arial"/>
          <w:b/>
          <w:sz w:val="70"/>
        </w:rPr>
      </w:pPr>
    </w:p>
    <w:p w14:paraId="725884BA" w14:textId="77777777" w:rsidR="002C0AF8" w:rsidRDefault="003E36B0">
      <w:pPr>
        <w:pStyle w:val="BodyText"/>
        <w:spacing w:line="386" w:lineRule="auto"/>
        <w:ind w:left="546" w:right="159" w:hanging="430"/>
        <w:jc w:val="both"/>
      </w:pPr>
      <w:bookmarkStart w:id="121" w:name="_bookmark52"/>
      <w:bookmarkEnd w:id="121"/>
      <w:r w:rsidRPr="008A7FB4">
        <w:rPr>
          <w:lang w:val="en-US"/>
        </w:rPr>
        <w:t>Amir,</w:t>
      </w:r>
      <w:r w:rsidRPr="008A7FB4">
        <w:rPr>
          <w:spacing w:val="-13"/>
          <w:lang w:val="en-US"/>
        </w:rPr>
        <w:t xml:space="preserve"> </w:t>
      </w:r>
      <w:r w:rsidRPr="008A7FB4">
        <w:rPr>
          <w:lang w:val="en-US"/>
        </w:rPr>
        <w:t>Eitan,</w:t>
      </w:r>
      <w:r w:rsidRPr="008A7FB4">
        <w:rPr>
          <w:spacing w:val="-12"/>
          <w:lang w:val="en-US"/>
        </w:rPr>
        <w:t xml:space="preserve"> </w:t>
      </w:r>
      <w:r w:rsidRPr="008A7FB4">
        <w:rPr>
          <w:lang w:val="en-US"/>
        </w:rPr>
        <w:t>Christine</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Simmons,</w:t>
      </w:r>
      <w:r w:rsidRPr="008A7FB4">
        <w:rPr>
          <w:spacing w:val="-12"/>
          <w:lang w:val="en-US"/>
        </w:rPr>
        <w:t xml:space="preserve"> </w:t>
      </w:r>
      <w:r w:rsidRPr="008A7FB4">
        <w:rPr>
          <w:lang w:val="en-US"/>
        </w:rPr>
        <w:t>Orit</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Freedman,</w:t>
      </w:r>
      <w:r w:rsidRPr="008A7FB4">
        <w:rPr>
          <w:spacing w:val="-12"/>
          <w:lang w:val="en-US"/>
        </w:rPr>
        <w:t xml:space="preserve"> </w:t>
      </w:r>
      <w:r w:rsidRPr="008A7FB4">
        <w:rPr>
          <w:lang w:val="en-US"/>
        </w:rPr>
        <w:t>George</w:t>
      </w:r>
      <w:r w:rsidRPr="008A7FB4">
        <w:rPr>
          <w:spacing w:val="-12"/>
          <w:lang w:val="en-US"/>
        </w:rPr>
        <w:t xml:space="preserve"> </w:t>
      </w:r>
      <w:proofErr w:type="spellStart"/>
      <w:r w:rsidRPr="008A7FB4">
        <w:rPr>
          <w:lang w:val="en-US"/>
        </w:rPr>
        <w:t>Dranitsaris</w:t>
      </w:r>
      <w:proofErr w:type="spellEnd"/>
      <w:r w:rsidRPr="008A7FB4">
        <w:rPr>
          <w:lang w:val="en-US"/>
        </w:rPr>
        <w:t>,</w:t>
      </w:r>
      <w:r w:rsidRPr="008A7FB4">
        <w:rPr>
          <w:spacing w:val="-12"/>
          <w:lang w:val="en-US"/>
        </w:rPr>
        <w:t xml:space="preserve"> </w:t>
      </w:r>
      <w:r w:rsidRPr="008A7FB4">
        <w:rPr>
          <w:lang w:val="en-US"/>
        </w:rPr>
        <w:t>David</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Cole,</w:t>
      </w:r>
      <w:r w:rsidRPr="008A7FB4">
        <w:rPr>
          <w:spacing w:val="-12"/>
          <w:lang w:val="en-US"/>
        </w:rPr>
        <w:t xml:space="preserve"> </w:t>
      </w:r>
      <w:r w:rsidRPr="008A7FB4">
        <w:rPr>
          <w:lang w:val="en-US"/>
        </w:rPr>
        <w:t>Reinhold</w:t>
      </w:r>
      <w:r w:rsidRPr="008A7FB4">
        <w:rPr>
          <w:spacing w:val="-53"/>
          <w:lang w:val="en-US"/>
        </w:rPr>
        <w:t xml:space="preserve"> </w:t>
      </w:r>
      <w:proofErr w:type="spellStart"/>
      <w:r w:rsidRPr="008A7FB4">
        <w:rPr>
          <w:lang w:val="en-US"/>
        </w:rPr>
        <w:t>Vieth</w:t>
      </w:r>
      <w:proofErr w:type="spellEnd"/>
      <w:r w:rsidRPr="008A7FB4">
        <w:rPr>
          <w:lang w:val="en-US"/>
        </w:rPr>
        <w:t xml:space="preserve">, Wei S </w:t>
      </w:r>
      <w:proofErr w:type="spellStart"/>
      <w:r w:rsidRPr="008A7FB4">
        <w:rPr>
          <w:lang w:val="en-US"/>
        </w:rPr>
        <w:t>Ooi</w:t>
      </w:r>
      <w:proofErr w:type="spellEnd"/>
      <w:r w:rsidRPr="008A7FB4">
        <w:rPr>
          <w:lang w:val="en-US"/>
        </w:rPr>
        <w:t xml:space="preserve"> et Mark Clemons. 2009. “A phase 2 trial exploring the effects of high-dose</w:t>
      </w:r>
      <w:r w:rsidRPr="008A7FB4">
        <w:rPr>
          <w:spacing w:val="1"/>
          <w:lang w:val="en-US"/>
        </w:rPr>
        <w:t xml:space="preserve"> </w:t>
      </w:r>
      <w:r w:rsidRPr="008A7FB4">
        <w:rPr>
          <w:w w:val="95"/>
          <w:lang w:val="en-US"/>
        </w:rPr>
        <w:t xml:space="preserve">(10,000 IU/day) vitamin D(3) in breast cancer patients with bone metastases.” </w:t>
      </w:r>
      <w:r>
        <w:rPr>
          <w:w w:val="95"/>
        </w:rPr>
        <w:t xml:space="preserve">10k = </w:t>
      </w:r>
      <w:proofErr w:type="spellStart"/>
      <w:r>
        <w:rPr>
          <w:w w:val="95"/>
        </w:rPr>
        <w:t>safe</w:t>
      </w:r>
      <w:proofErr w:type="spellEnd"/>
      <w:r>
        <w:rPr>
          <w:w w:val="95"/>
        </w:rPr>
        <w:t xml:space="preserve">, </w:t>
      </w:r>
      <w:r>
        <w:rPr>
          <w:i/>
          <w:w w:val="95"/>
        </w:rPr>
        <w:t>Cancer</w:t>
      </w:r>
      <w:r>
        <w:rPr>
          <w:i/>
          <w:spacing w:val="1"/>
          <w:w w:val="95"/>
        </w:rPr>
        <w:t xml:space="preserve"> </w:t>
      </w:r>
      <w:r>
        <w:t>116</w:t>
      </w:r>
      <w:r>
        <w:rPr>
          <w:spacing w:val="-6"/>
        </w:rPr>
        <w:t xml:space="preserve"> </w:t>
      </w:r>
      <w:r>
        <w:t>(2)</w:t>
      </w:r>
      <w:r>
        <w:rPr>
          <w:spacing w:val="-5"/>
        </w:rPr>
        <w:t xml:space="preserve"> </w:t>
      </w:r>
      <w:r>
        <w:t>:</w:t>
      </w:r>
      <w:r>
        <w:rPr>
          <w:spacing w:val="-5"/>
        </w:rPr>
        <w:t xml:space="preserve"> </w:t>
      </w:r>
      <w:r>
        <w:t>284-91.</w:t>
      </w:r>
      <w:r>
        <w:rPr>
          <w:spacing w:val="-5"/>
        </w:rPr>
        <w:t xml:space="preserve"> </w:t>
      </w:r>
      <w:r>
        <w:t>ISSN</w:t>
      </w:r>
      <w:r>
        <w:rPr>
          <w:spacing w:val="-6"/>
        </w:rPr>
        <w:t xml:space="preserve"> </w:t>
      </w:r>
      <w:r>
        <w:t>:</w:t>
      </w:r>
      <w:r>
        <w:rPr>
          <w:spacing w:val="-5"/>
        </w:rPr>
        <w:t xml:space="preserve"> </w:t>
      </w:r>
      <w:r>
        <w:t>0008-543X.</w:t>
      </w:r>
      <w:r>
        <w:rPr>
          <w:spacing w:val="-5"/>
        </w:rPr>
        <w:t xml:space="preserve"> </w:t>
      </w:r>
      <w:hyperlink r:id="rId25">
        <w:r>
          <w:t>https://doi.org/10.1002/cncr.24749</w:t>
        </w:r>
      </w:hyperlink>
      <w:r>
        <w:t>.</w:t>
      </w:r>
    </w:p>
    <w:p w14:paraId="48E8C47D" w14:textId="77777777" w:rsidR="002C0AF8" w:rsidRPr="008D0EB3" w:rsidRDefault="003E36B0">
      <w:pPr>
        <w:pStyle w:val="BodyText"/>
        <w:spacing w:before="132" w:line="386" w:lineRule="auto"/>
        <w:ind w:left="545" w:right="151" w:hanging="429"/>
        <w:jc w:val="both"/>
        <w:rPr>
          <w:lang w:val="en-US"/>
        </w:rPr>
      </w:pPr>
      <w:bookmarkStart w:id="122" w:name="_bookmark53"/>
      <w:bookmarkEnd w:id="122"/>
      <w:r w:rsidRPr="008A7FB4">
        <w:rPr>
          <w:lang w:val="en-US"/>
        </w:rPr>
        <w:t>Amon,</w:t>
      </w:r>
      <w:r w:rsidRPr="008A7FB4">
        <w:rPr>
          <w:spacing w:val="-12"/>
          <w:lang w:val="en-US"/>
        </w:rPr>
        <w:t xml:space="preserve"> </w:t>
      </w:r>
      <w:r w:rsidRPr="008A7FB4">
        <w:rPr>
          <w:lang w:val="en-US"/>
        </w:rPr>
        <w:t>Ulrich,</w:t>
      </w:r>
      <w:r w:rsidRPr="008A7FB4">
        <w:rPr>
          <w:spacing w:val="-10"/>
          <w:lang w:val="en-US"/>
        </w:rPr>
        <w:t xml:space="preserve"> </w:t>
      </w:r>
      <w:r w:rsidRPr="008A7FB4">
        <w:rPr>
          <w:lang w:val="en-US"/>
        </w:rPr>
        <w:t>Raul</w:t>
      </w:r>
      <w:r w:rsidRPr="008A7FB4">
        <w:rPr>
          <w:spacing w:val="-10"/>
          <w:lang w:val="en-US"/>
        </w:rPr>
        <w:t xml:space="preserve"> </w:t>
      </w:r>
      <w:proofErr w:type="spellStart"/>
      <w:r w:rsidRPr="008A7FB4">
        <w:rPr>
          <w:lang w:val="en-US"/>
        </w:rPr>
        <w:t>Yaguboglu</w:t>
      </w:r>
      <w:proofErr w:type="spellEnd"/>
      <w:r w:rsidRPr="008A7FB4">
        <w:rPr>
          <w:lang w:val="en-US"/>
        </w:rPr>
        <w:t>,</w:t>
      </w:r>
      <w:r w:rsidRPr="008A7FB4">
        <w:rPr>
          <w:spacing w:val="-10"/>
          <w:lang w:val="en-US"/>
        </w:rPr>
        <w:t xml:space="preserve"> </w:t>
      </w:r>
      <w:r w:rsidRPr="008A7FB4">
        <w:rPr>
          <w:lang w:val="en-US"/>
        </w:rPr>
        <w:t>Madeleine</w:t>
      </w:r>
      <w:r w:rsidRPr="008A7FB4">
        <w:rPr>
          <w:spacing w:val="-10"/>
          <w:lang w:val="en-US"/>
        </w:rPr>
        <w:t xml:space="preserve"> </w:t>
      </w:r>
      <w:r w:rsidRPr="008A7FB4">
        <w:rPr>
          <w:lang w:val="en-US"/>
        </w:rPr>
        <w:t>Ennis,</w:t>
      </w:r>
      <w:r w:rsidRPr="008A7FB4">
        <w:rPr>
          <w:spacing w:val="-11"/>
          <w:lang w:val="en-US"/>
        </w:rPr>
        <w:t xml:space="preserve"> </w:t>
      </w:r>
      <w:r w:rsidRPr="008A7FB4">
        <w:rPr>
          <w:lang w:val="en-US"/>
        </w:rPr>
        <w:t>Michael</w:t>
      </w:r>
      <w:r w:rsidRPr="008A7FB4">
        <w:rPr>
          <w:spacing w:val="-11"/>
          <w:lang w:val="en-US"/>
        </w:rPr>
        <w:t xml:space="preserve"> </w:t>
      </w:r>
      <w:r w:rsidRPr="008A7FB4">
        <w:rPr>
          <w:lang w:val="en-US"/>
        </w:rPr>
        <w:t>F.</w:t>
      </w:r>
      <w:r w:rsidRPr="008A7FB4">
        <w:rPr>
          <w:spacing w:val="-10"/>
          <w:lang w:val="en-US"/>
        </w:rPr>
        <w:t xml:space="preserve"> </w:t>
      </w:r>
      <w:r w:rsidRPr="008A7FB4">
        <w:rPr>
          <w:lang w:val="en-US"/>
        </w:rPr>
        <w:t>Holick</w:t>
      </w:r>
      <w:r w:rsidRPr="008A7FB4">
        <w:rPr>
          <w:spacing w:val="-10"/>
          <w:lang w:val="en-US"/>
        </w:rPr>
        <w:t xml:space="preserve"> </w:t>
      </w:r>
      <w:r w:rsidRPr="008A7FB4">
        <w:rPr>
          <w:lang w:val="en-US"/>
        </w:rPr>
        <w:t>et</w:t>
      </w:r>
      <w:r w:rsidRPr="008A7FB4">
        <w:rPr>
          <w:spacing w:val="-10"/>
          <w:lang w:val="en-US"/>
        </w:rPr>
        <w:t xml:space="preserve"> </w:t>
      </w:r>
      <w:r w:rsidRPr="008A7FB4">
        <w:rPr>
          <w:lang w:val="en-US"/>
        </w:rPr>
        <w:t>Julian</w:t>
      </w:r>
      <w:r w:rsidRPr="008A7FB4">
        <w:rPr>
          <w:spacing w:val="-10"/>
          <w:lang w:val="en-US"/>
        </w:rPr>
        <w:t xml:space="preserve"> </w:t>
      </w:r>
      <w:r w:rsidRPr="008A7FB4">
        <w:rPr>
          <w:lang w:val="en-US"/>
        </w:rPr>
        <w:t>Amon.</w:t>
      </w:r>
      <w:r w:rsidRPr="008A7FB4">
        <w:rPr>
          <w:spacing w:val="-11"/>
          <w:lang w:val="en-US"/>
        </w:rPr>
        <w:t xml:space="preserve"> </w:t>
      </w:r>
      <w:r w:rsidRPr="008A7FB4">
        <w:rPr>
          <w:lang w:val="en-US"/>
        </w:rPr>
        <w:t>2022.</w:t>
      </w:r>
      <w:r w:rsidRPr="008A7FB4">
        <w:rPr>
          <w:spacing w:val="-10"/>
          <w:lang w:val="en-US"/>
        </w:rPr>
        <w:t xml:space="preserve"> </w:t>
      </w:r>
      <w:r w:rsidRPr="008A7FB4">
        <w:rPr>
          <w:lang w:val="en-US"/>
        </w:rPr>
        <w:t>“Safety</w:t>
      </w:r>
      <w:r w:rsidRPr="008A7FB4">
        <w:rPr>
          <w:spacing w:val="-52"/>
          <w:lang w:val="en-US"/>
        </w:rPr>
        <w:t xml:space="preserve"> </w:t>
      </w:r>
      <w:r w:rsidRPr="008A7FB4">
        <w:rPr>
          <w:lang w:val="en-US"/>
        </w:rPr>
        <w:t>Data</w:t>
      </w:r>
      <w:r w:rsidRPr="008A7FB4">
        <w:rPr>
          <w:spacing w:val="-9"/>
          <w:lang w:val="en-US"/>
        </w:rPr>
        <w:t xml:space="preserve"> </w:t>
      </w:r>
      <w:r w:rsidRPr="008A7FB4">
        <w:rPr>
          <w:lang w:val="en-US"/>
        </w:rPr>
        <w:t>in</w:t>
      </w:r>
      <w:r w:rsidRPr="008A7FB4">
        <w:rPr>
          <w:spacing w:val="-9"/>
          <w:lang w:val="en-US"/>
        </w:rPr>
        <w:t xml:space="preserve"> </w:t>
      </w:r>
      <w:r w:rsidRPr="008A7FB4">
        <w:rPr>
          <w:lang w:val="en-US"/>
        </w:rPr>
        <w:t>Patients</w:t>
      </w:r>
      <w:r w:rsidRPr="008A7FB4">
        <w:rPr>
          <w:spacing w:val="-8"/>
          <w:lang w:val="en-US"/>
        </w:rPr>
        <w:t xml:space="preserve"> </w:t>
      </w:r>
      <w:r w:rsidRPr="008A7FB4">
        <w:rPr>
          <w:lang w:val="en-US"/>
        </w:rPr>
        <w:t>with</w:t>
      </w:r>
      <w:r w:rsidRPr="008A7FB4">
        <w:rPr>
          <w:spacing w:val="-9"/>
          <w:lang w:val="en-US"/>
        </w:rPr>
        <w:t xml:space="preserve"> </w:t>
      </w:r>
      <w:r w:rsidRPr="008A7FB4">
        <w:rPr>
          <w:lang w:val="en-US"/>
        </w:rPr>
        <w:t>Autoimmune</w:t>
      </w:r>
      <w:r w:rsidRPr="008A7FB4">
        <w:rPr>
          <w:spacing w:val="-9"/>
          <w:lang w:val="en-US"/>
        </w:rPr>
        <w:t xml:space="preserve"> </w:t>
      </w:r>
      <w:r w:rsidRPr="008A7FB4">
        <w:rPr>
          <w:lang w:val="en-US"/>
        </w:rPr>
        <w:t>Diseases</w:t>
      </w:r>
      <w:r w:rsidRPr="008A7FB4">
        <w:rPr>
          <w:spacing w:val="-8"/>
          <w:lang w:val="en-US"/>
        </w:rPr>
        <w:t xml:space="preserve"> </w:t>
      </w:r>
      <w:r w:rsidRPr="008A7FB4">
        <w:rPr>
          <w:lang w:val="en-US"/>
        </w:rPr>
        <w:t>during</w:t>
      </w:r>
      <w:r w:rsidRPr="008A7FB4">
        <w:rPr>
          <w:spacing w:val="-9"/>
          <w:lang w:val="en-US"/>
        </w:rPr>
        <w:t xml:space="preserve"> </w:t>
      </w:r>
      <w:r w:rsidRPr="008A7FB4">
        <w:rPr>
          <w:lang w:val="en-US"/>
        </w:rPr>
        <w:t>Treatment</w:t>
      </w:r>
      <w:r w:rsidRPr="008A7FB4">
        <w:rPr>
          <w:spacing w:val="-9"/>
          <w:lang w:val="en-US"/>
        </w:rPr>
        <w:t xml:space="preserve"> </w:t>
      </w:r>
      <w:r w:rsidRPr="008A7FB4">
        <w:rPr>
          <w:lang w:val="en-US"/>
        </w:rPr>
        <w:t>with</w:t>
      </w:r>
      <w:r w:rsidRPr="008A7FB4">
        <w:rPr>
          <w:spacing w:val="-8"/>
          <w:lang w:val="en-US"/>
        </w:rPr>
        <w:t xml:space="preserve"> </w:t>
      </w:r>
      <w:r w:rsidRPr="008A7FB4">
        <w:rPr>
          <w:lang w:val="en-US"/>
        </w:rPr>
        <w:t>High</w:t>
      </w:r>
      <w:r w:rsidRPr="008A7FB4">
        <w:rPr>
          <w:spacing w:val="-9"/>
          <w:lang w:val="en-US"/>
        </w:rPr>
        <w:t xml:space="preserve"> </w:t>
      </w:r>
      <w:r w:rsidRPr="008A7FB4">
        <w:rPr>
          <w:lang w:val="en-US"/>
        </w:rPr>
        <w:t>Doses</w:t>
      </w:r>
      <w:r w:rsidRPr="008A7FB4">
        <w:rPr>
          <w:spacing w:val="-9"/>
          <w:lang w:val="en-US"/>
        </w:rPr>
        <w:t xml:space="preserve"> </w:t>
      </w:r>
      <w:r w:rsidRPr="008A7FB4">
        <w:rPr>
          <w:lang w:val="en-US"/>
        </w:rPr>
        <w:t>of</w:t>
      </w:r>
      <w:r w:rsidRPr="008A7FB4">
        <w:rPr>
          <w:spacing w:val="-8"/>
          <w:lang w:val="en-US"/>
        </w:rPr>
        <w:t xml:space="preserve"> </w:t>
      </w:r>
      <w:r w:rsidRPr="008A7FB4">
        <w:rPr>
          <w:lang w:val="en-US"/>
        </w:rPr>
        <w:t>Vitamin</w:t>
      </w:r>
      <w:r w:rsidRPr="008A7FB4">
        <w:rPr>
          <w:spacing w:val="-9"/>
          <w:lang w:val="en-US"/>
        </w:rPr>
        <w:t xml:space="preserve"> </w:t>
      </w:r>
      <w:r w:rsidRPr="008A7FB4">
        <w:rPr>
          <w:lang w:val="en-US"/>
        </w:rPr>
        <w:t>D3</w:t>
      </w:r>
      <w:r w:rsidRPr="008A7FB4">
        <w:rPr>
          <w:spacing w:val="1"/>
          <w:lang w:val="en-US"/>
        </w:rPr>
        <w:t xml:space="preserve"> </w:t>
      </w:r>
      <w:r w:rsidRPr="008A7FB4">
        <w:rPr>
          <w:w w:val="95"/>
          <w:lang w:val="en-US"/>
        </w:rPr>
        <w:t xml:space="preserve">According to the “Coimbra Protocol””. </w:t>
      </w:r>
      <w:r w:rsidRPr="000621CF">
        <w:rPr>
          <w:i/>
          <w:w w:val="95"/>
          <w:lang w:val="en-US"/>
        </w:rPr>
        <w:t xml:space="preserve">Nutrients </w:t>
      </w:r>
      <w:r w:rsidRPr="000621CF">
        <w:rPr>
          <w:w w:val="95"/>
          <w:lang w:val="en-US"/>
        </w:rPr>
        <w:t>14 (8</w:t>
      </w:r>
      <w:proofErr w:type="gramStart"/>
      <w:r w:rsidRPr="000621CF">
        <w:rPr>
          <w:w w:val="95"/>
          <w:lang w:val="en-US"/>
        </w:rPr>
        <w:t>) :</w:t>
      </w:r>
      <w:proofErr w:type="gramEnd"/>
      <w:r w:rsidRPr="000621CF">
        <w:rPr>
          <w:w w:val="95"/>
          <w:lang w:val="en-US"/>
        </w:rPr>
        <w:t xml:space="preserve"> 1575. </w:t>
      </w:r>
      <w:r>
        <w:fldChar w:fldCharType="begin"/>
      </w:r>
      <w:r w:rsidRPr="00743F65">
        <w:rPr>
          <w:lang w:val="en-US"/>
          <w:rPrChange w:id="123" w:author="Jean Pascal De Bandt" w:date="2023-01-12T13:52:00Z">
            <w:rPr/>
          </w:rPrChange>
        </w:rPr>
        <w:instrText>HYPERLINK "https://doi.org/10.3390/nu14081575" \h</w:instrText>
      </w:r>
      <w:r>
        <w:fldChar w:fldCharType="separate"/>
      </w:r>
      <w:proofErr w:type="gramStart"/>
      <w:r w:rsidRPr="000621CF">
        <w:rPr>
          <w:w w:val="95"/>
          <w:lang w:val="en-US"/>
        </w:rPr>
        <w:t>https :</w:t>
      </w:r>
      <w:proofErr w:type="gramEnd"/>
      <w:r w:rsidRPr="000621CF">
        <w:rPr>
          <w:w w:val="95"/>
          <w:lang w:val="en-US"/>
        </w:rPr>
        <w:t xml:space="preserve"> / / </w:t>
      </w:r>
      <w:proofErr w:type="spellStart"/>
      <w:r w:rsidRPr="000621CF">
        <w:rPr>
          <w:w w:val="95"/>
          <w:lang w:val="en-US"/>
        </w:rPr>
        <w:t>doi</w:t>
      </w:r>
      <w:proofErr w:type="spellEnd"/>
      <w:r w:rsidRPr="000621CF">
        <w:rPr>
          <w:w w:val="95"/>
          <w:lang w:val="en-US"/>
        </w:rPr>
        <w:t xml:space="preserve"> . org / </w:t>
      </w:r>
      <w:proofErr w:type="gramStart"/>
      <w:r w:rsidRPr="000621CF">
        <w:rPr>
          <w:w w:val="95"/>
          <w:lang w:val="en-US"/>
        </w:rPr>
        <w:t>10 .</w:t>
      </w:r>
      <w:proofErr w:type="gramEnd"/>
      <w:r w:rsidRPr="000621CF">
        <w:rPr>
          <w:w w:val="95"/>
          <w:lang w:val="en-US"/>
        </w:rPr>
        <w:t xml:space="preserve"> </w:t>
      </w:r>
      <w:r w:rsidRPr="008D0EB3">
        <w:rPr>
          <w:w w:val="95"/>
          <w:lang w:val="en-US"/>
        </w:rPr>
        <w:t>3390 /</w:t>
      </w:r>
      <w:r>
        <w:rPr>
          <w:w w:val="95"/>
          <w:lang w:val="en-US"/>
        </w:rPr>
        <w:fldChar w:fldCharType="end"/>
      </w:r>
      <w:r w:rsidRPr="008D0EB3">
        <w:rPr>
          <w:spacing w:val="1"/>
          <w:w w:val="95"/>
          <w:lang w:val="en-US"/>
        </w:rPr>
        <w:t xml:space="preserve"> </w:t>
      </w:r>
      <w:r>
        <w:fldChar w:fldCharType="begin"/>
      </w:r>
      <w:r w:rsidRPr="008D0EB3">
        <w:rPr>
          <w:lang w:val="en-US"/>
          <w:rPrChange w:id="124" w:author="Jean Pascal De Bandt" w:date="2023-01-19T10:32:00Z">
            <w:rPr/>
          </w:rPrChange>
        </w:rPr>
        <w:instrText>HYPERLINK "https://doi.org/10.3390/nu14081575" \h</w:instrText>
      </w:r>
      <w:r>
        <w:fldChar w:fldCharType="separate"/>
      </w:r>
      <w:r w:rsidRPr="008D0EB3">
        <w:rPr>
          <w:lang w:val="en-US"/>
        </w:rPr>
        <w:t>nu14081575</w:t>
      </w:r>
      <w:r>
        <w:rPr>
          <w:lang w:val="en-US"/>
        </w:rPr>
        <w:fldChar w:fldCharType="end"/>
      </w:r>
      <w:r w:rsidRPr="008D0EB3">
        <w:rPr>
          <w:lang w:val="en-US"/>
        </w:rPr>
        <w:t>.</w:t>
      </w:r>
    </w:p>
    <w:p w14:paraId="24C6BF10" w14:textId="77777777" w:rsidR="002C0AF8" w:rsidRDefault="003E36B0">
      <w:pPr>
        <w:spacing w:before="132" w:line="386" w:lineRule="auto"/>
        <w:ind w:left="553" w:right="151" w:hanging="437"/>
        <w:jc w:val="both"/>
      </w:pPr>
      <w:bookmarkStart w:id="125" w:name="_bookmark54"/>
      <w:bookmarkEnd w:id="125"/>
      <w:r w:rsidRPr="00AC48D4">
        <w:rPr>
          <w:rPrChange w:id="126" w:author="Jean Pascal De Bandt" w:date="2023-01-11T17:56:00Z">
            <w:rPr>
              <w:lang w:val="en-US"/>
            </w:rPr>
          </w:rPrChange>
        </w:rPr>
        <w:t xml:space="preserve">ANSES. 2022. </w:t>
      </w:r>
      <w:r>
        <w:rPr>
          <w:i/>
        </w:rPr>
        <w:t>NOTE d’appui scientifique et technique de l’Agence nationale de sécurité sanitaire</w:t>
      </w:r>
      <w:r>
        <w:rPr>
          <w:i/>
          <w:spacing w:val="-52"/>
        </w:rPr>
        <w:t xml:space="preserve"> </w:t>
      </w:r>
      <w:r>
        <w:rPr>
          <w:i/>
        </w:rPr>
        <w:t xml:space="preserve">de l’alimentation, de l’environnement et du travail, </w:t>
      </w:r>
      <w:r>
        <w:t xml:space="preserve">octobre. </w:t>
      </w:r>
      <w:hyperlink r:id="rId26">
        <w:r>
          <w:t>https://www.anses.fr/fr/system/</w:t>
        </w:r>
      </w:hyperlink>
      <w:r>
        <w:rPr>
          <w:spacing w:val="1"/>
        </w:rPr>
        <w:t xml:space="preserve"> </w:t>
      </w:r>
      <w:hyperlink r:id="rId27">
        <w:r>
          <w:t>files/NUT2022AST0099.pdf</w:t>
        </w:r>
      </w:hyperlink>
      <w:r>
        <w:t>.</w:t>
      </w:r>
    </w:p>
    <w:p w14:paraId="779C7F82" w14:textId="77777777" w:rsidR="002C0AF8" w:rsidRDefault="003E36B0">
      <w:pPr>
        <w:pStyle w:val="BodyText"/>
        <w:spacing w:before="133" w:line="386" w:lineRule="auto"/>
        <w:ind w:left="553" w:right="125" w:hanging="437"/>
        <w:jc w:val="both"/>
      </w:pPr>
      <w:bookmarkStart w:id="127" w:name="_bookmark55"/>
      <w:bookmarkEnd w:id="127"/>
      <w:r>
        <w:rPr>
          <w:w w:val="95"/>
        </w:rPr>
        <w:t xml:space="preserve">ANSM. 2021. “Vitamine D chez l’enfant : recourir aux médicaments et non aux compléments </w:t>
      </w:r>
      <w:proofErr w:type="spellStart"/>
      <w:r>
        <w:rPr>
          <w:w w:val="95"/>
        </w:rPr>
        <w:t>alimen</w:t>
      </w:r>
      <w:proofErr w:type="spellEnd"/>
      <w:r>
        <w:rPr>
          <w:w w:val="95"/>
        </w:rPr>
        <w:t>-</w:t>
      </w:r>
      <w:r>
        <w:rPr>
          <w:spacing w:val="1"/>
          <w:w w:val="95"/>
        </w:rPr>
        <w:t xml:space="preserve"> </w:t>
      </w:r>
      <w:proofErr w:type="spellStart"/>
      <w:r>
        <w:t>taires</w:t>
      </w:r>
      <w:proofErr w:type="spellEnd"/>
      <w:r>
        <w:t xml:space="preserve"> pour prévenir le risque de surdosage” (mars). </w:t>
      </w:r>
      <w:hyperlink r:id="rId28">
        <w:r>
          <w:t>https://ansm.sante.fr/actualites/vitamine-</w:t>
        </w:r>
      </w:hyperlink>
      <w:r>
        <w:rPr>
          <w:spacing w:val="1"/>
        </w:rPr>
        <w:t xml:space="preserve"> </w:t>
      </w:r>
      <w:hyperlink r:id="rId29">
        <w:r>
          <w:rPr>
            <w:spacing w:val="13"/>
            <w:w w:val="95"/>
          </w:rPr>
          <w:t xml:space="preserve">d- </w:t>
        </w:r>
        <w:r>
          <w:rPr>
            <w:w w:val="95"/>
          </w:rPr>
          <w:t xml:space="preserve">chez- </w:t>
        </w:r>
        <w:proofErr w:type="spellStart"/>
        <w:r>
          <w:rPr>
            <w:w w:val="95"/>
          </w:rPr>
          <w:t>lenfant</w:t>
        </w:r>
        <w:proofErr w:type="spellEnd"/>
        <w:r>
          <w:rPr>
            <w:w w:val="95"/>
          </w:rPr>
          <w:t xml:space="preserve"> - recourir - aux- </w:t>
        </w:r>
        <w:proofErr w:type="spellStart"/>
        <w:r>
          <w:rPr>
            <w:w w:val="95"/>
          </w:rPr>
          <w:t>medicaments</w:t>
        </w:r>
        <w:proofErr w:type="spellEnd"/>
        <w:r>
          <w:rPr>
            <w:w w:val="95"/>
          </w:rPr>
          <w:t xml:space="preserve">- et - non- aux- </w:t>
        </w:r>
        <w:proofErr w:type="spellStart"/>
        <w:r>
          <w:rPr>
            <w:w w:val="95"/>
          </w:rPr>
          <w:t>complements</w:t>
        </w:r>
        <w:proofErr w:type="spellEnd"/>
        <w:r>
          <w:rPr>
            <w:w w:val="95"/>
          </w:rPr>
          <w:t>- alimentaires- pour-</w:t>
        </w:r>
      </w:hyperlink>
      <w:r>
        <w:rPr>
          <w:spacing w:val="1"/>
          <w:w w:val="95"/>
        </w:rPr>
        <w:t xml:space="preserve"> </w:t>
      </w:r>
      <w:hyperlink r:id="rId30">
        <w:proofErr w:type="spellStart"/>
        <w:r>
          <w:t>prevenir</w:t>
        </w:r>
        <w:proofErr w:type="spellEnd"/>
        <w:r>
          <w:t>-le-risque-de-surdosage</w:t>
        </w:r>
      </w:hyperlink>
      <w:r>
        <w:t>.</w:t>
      </w:r>
    </w:p>
    <w:p w14:paraId="49D48EFE" w14:textId="77777777" w:rsidR="002C0AF8" w:rsidRPr="008A7FB4" w:rsidRDefault="003E36B0">
      <w:pPr>
        <w:pStyle w:val="BodyText"/>
        <w:spacing w:before="133" w:line="386" w:lineRule="auto"/>
        <w:ind w:left="553" w:right="163" w:hanging="437"/>
        <w:jc w:val="both"/>
        <w:rPr>
          <w:lang w:val="en-US"/>
        </w:rPr>
      </w:pPr>
      <w:bookmarkStart w:id="128" w:name="_bookmark56"/>
      <w:bookmarkEnd w:id="128"/>
      <w:proofErr w:type="spellStart"/>
      <w:r w:rsidRPr="008A7FB4">
        <w:rPr>
          <w:lang w:val="en-US"/>
        </w:rPr>
        <w:t>Armas</w:t>
      </w:r>
      <w:proofErr w:type="spellEnd"/>
      <w:r w:rsidRPr="008A7FB4">
        <w:rPr>
          <w:lang w:val="en-US"/>
        </w:rPr>
        <w:t>,</w:t>
      </w:r>
      <w:r w:rsidRPr="008A7FB4">
        <w:rPr>
          <w:spacing w:val="-11"/>
          <w:lang w:val="en-US"/>
        </w:rPr>
        <w:t xml:space="preserve"> </w:t>
      </w:r>
      <w:r w:rsidRPr="008A7FB4">
        <w:rPr>
          <w:lang w:val="en-US"/>
        </w:rPr>
        <w:t>Laura</w:t>
      </w:r>
      <w:r w:rsidRPr="008A7FB4">
        <w:rPr>
          <w:spacing w:val="-10"/>
          <w:lang w:val="en-US"/>
        </w:rPr>
        <w:t xml:space="preserve"> </w:t>
      </w:r>
      <w:r w:rsidRPr="008A7FB4">
        <w:rPr>
          <w:lang w:val="en-US"/>
        </w:rPr>
        <w:t>A</w:t>
      </w:r>
      <w:r w:rsidRPr="008A7FB4">
        <w:rPr>
          <w:spacing w:val="-11"/>
          <w:lang w:val="en-US"/>
        </w:rPr>
        <w:t xml:space="preserve"> </w:t>
      </w:r>
      <w:r w:rsidRPr="008A7FB4">
        <w:rPr>
          <w:lang w:val="en-US"/>
        </w:rPr>
        <w:t>G,</w:t>
      </w:r>
      <w:r w:rsidRPr="008A7FB4">
        <w:rPr>
          <w:spacing w:val="-10"/>
          <w:lang w:val="en-US"/>
        </w:rPr>
        <w:t xml:space="preserve"> </w:t>
      </w:r>
      <w:r w:rsidRPr="008A7FB4">
        <w:rPr>
          <w:lang w:val="en-US"/>
        </w:rPr>
        <w:t>Bruce</w:t>
      </w:r>
      <w:r w:rsidRPr="008A7FB4">
        <w:rPr>
          <w:spacing w:val="-10"/>
          <w:lang w:val="en-US"/>
        </w:rPr>
        <w:t xml:space="preserve"> </w:t>
      </w:r>
      <w:r w:rsidRPr="008A7FB4">
        <w:rPr>
          <w:lang w:val="en-US"/>
        </w:rPr>
        <w:t>W</w:t>
      </w:r>
      <w:r w:rsidRPr="008A7FB4">
        <w:rPr>
          <w:spacing w:val="-11"/>
          <w:lang w:val="en-US"/>
        </w:rPr>
        <w:t xml:space="preserve"> </w:t>
      </w:r>
      <w:r w:rsidRPr="008A7FB4">
        <w:rPr>
          <w:lang w:val="en-US"/>
        </w:rPr>
        <w:t>Hollis</w:t>
      </w:r>
      <w:r w:rsidRPr="008A7FB4">
        <w:rPr>
          <w:spacing w:val="-9"/>
          <w:lang w:val="en-US"/>
        </w:rPr>
        <w:t xml:space="preserve"> </w:t>
      </w:r>
      <w:r w:rsidRPr="008A7FB4">
        <w:rPr>
          <w:lang w:val="en-US"/>
        </w:rPr>
        <w:t>et</w:t>
      </w:r>
      <w:r w:rsidRPr="008A7FB4">
        <w:rPr>
          <w:spacing w:val="-10"/>
          <w:lang w:val="en-US"/>
        </w:rPr>
        <w:t xml:space="preserve"> </w:t>
      </w:r>
      <w:r w:rsidRPr="008A7FB4">
        <w:rPr>
          <w:lang w:val="en-US"/>
        </w:rPr>
        <w:t>Robert</w:t>
      </w:r>
      <w:r w:rsidRPr="008A7FB4">
        <w:rPr>
          <w:spacing w:val="-11"/>
          <w:lang w:val="en-US"/>
        </w:rPr>
        <w:t xml:space="preserve"> </w:t>
      </w:r>
      <w:r w:rsidRPr="008A7FB4">
        <w:rPr>
          <w:lang w:val="en-US"/>
        </w:rPr>
        <w:t>P</w:t>
      </w:r>
      <w:r w:rsidRPr="008A7FB4">
        <w:rPr>
          <w:spacing w:val="-10"/>
          <w:lang w:val="en-US"/>
        </w:rPr>
        <w:t xml:space="preserve"> </w:t>
      </w:r>
      <w:r w:rsidRPr="008A7FB4">
        <w:rPr>
          <w:lang w:val="en-US"/>
        </w:rPr>
        <w:t>Heaney.</w:t>
      </w:r>
      <w:r w:rsidRPr="008A7FB4">
        <w:rPr>
          <w:spacing w:val="-10"/>
          <w:lang w:val="en-US"/>
        </w:rPr>
        <w:t xml:space="preserve"> </w:t>
      </w:r>
      <w:r w:rsidRPr="008A7FB4">
        <w:rPr>
          <w:lang w:val="en-US"/>
        </w:rPr>
        <w:t>2004.</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2</w:t>
      </w:r>
      <w:r w:rsidRPr="008A7FB4">
        <w:rPr>
          <w:spacing w:val="-10"/>
          <w:lang w:val="en-US"/>
        </w:rPr>
        <w:t xml:space="preserve"> </w:t>
      </w:r>
      <w:r w:rsidRPr="008A7FB4">
        <w:rPr>
          <w:lang w:val="en-US"/>
        </w:rPr>
        <w:t>Is</w:t>
      </w:r>
      <w:r w:rsidRPr="008A7FB4">
        <w:rPr>
          <w:spacing w:val="-10"/>
          <w:lang w:val="en-US"/>
        </w:rPr>
        <w:t xml:space="preserve"> </w:t>
      </w:r>
      <w:r w:rsidRPr="008A7FB4">
        <w:rPr>
          <w:lang w:val="en-US"/>
        </w:rPr>
        <w:t>Much</w:t>
      </w:r>
      <w:r w:rsidRPr="008A7FB4">
        <w:rPr>
          <w:spacing w:val="-11"/>
          <w:lang w:val="en-US"/>
        </w:rPr>
        <w:t xml:space="preserve"> </w:t>
      </w:r>
      <w:r w:rsidRPr="008A7FB4">
        <w:rPr>
          <w:lang w:val="en-US"/>
        </w:rPr>
        <w:t>Less</w:t>
      </w:r>
      <w:r w:rsidRPr="008A7FB4">
        <w:rPr>
          <w:spacing w:val="-10"/>
          <w:lang w:val="en-US"/>
        </w:rPr>
        <w:t xml:space="preserve"> </w:t>
      </w:r>
      <w:r w:rsidRPr="008A7FB4">
        <w:rPr>
          <w:lang w:val="en-US"/>
        </w:rPr>
        <w:t>Effective</w:t>
      </w:r>
      <w:r w:rsidRPr="008A7FB4">
        <w:rPr>
          <w:spacing w:val="-53"/>
          <w:lang w:val="en-US"/>
        </w:rPr>
        <w:t xml:space="preserve"> </w:t>
      </w:r>
      <w:r w:rsidRPr="008A7FB4">
        <w:rPr>
          <w:lang w:val="en-US"/>
        </w:rPr>
        <w:t xml:space="preserve">than Vitamin D 3 in Humans”. Graph of D3 vs D2, </w:t>
      </w:r>
      <w:r w:rsidRPr="008A7FB4">
        <w:rPr>
          <w:i/>
          <w:lang w:val="en-US"/>
        </w:rPr>
        <w:t>The Journal of Clinical Endocrinology &amp;</w:t>
      </w:r>
      <w:r w:rsidRPr="008A7FB4">
        <w:rPr>
          <w:i/>
          <w:spacing w:val="1"/>
          <w:lang w:val="en-US"/>
        </w:rPr>
        <w:t xml:space="preserve"> </w:t>
      </w:r>
      <w:r w:rsidRPr="008A7FB4">
        <w:rPr>
          <w:i/>
          <w:w w:val="95"/>
          <w:lang w:val="en-US"/>
        </w:rPr>
        <w:t>Metabolism</w:t>
      </w:r>
      <w:r w:rsidRPr="008A7FB4">
        <w:rPr>
          <w:i/>
          <w:spacing w:val="13"/>
          <w:w w:val="95"/>
          <w:lang w:val="en-US"/>
        </w:rPr>
        <w:t xml:space="preserve"> </w:t>
      </w:r>
      <w:r w:rsidRPr="008A7FB4">
        <w:rPr>
          <w:w w:val="95"/>
          <w:lang w:val="en-US"/>
        </w:rPr>
        <w:t>89</w:t>
      </w:r>
      <w:r w:rsidRPr="008A7FB4">
        <w:rPr>
          <w:spacing w:val="13"/>
          <w:w w:val="95"/>
          <w:lang w:val="en-US"/>
        </w:rPr>
        <w:t xml:space="preserve"> </w:t>
      </w:r>
      <w:r w:rsidRPr="008A7FB4">
        <w:rPr>
          <w:w w:val="95"/>
          <w:lang w:val="en-US"/>
        </w:rPr>
        <w:t>(11</w:t>
      </w:r>
      <w:proofErr w:type="gramStart"/>
      <w:r w:rsidRPr="008A7FB4">
        <w:rPr>
          <w:w w:val="95"/>
          <w:lang w:val="en-US"/>
        </w:rPr>
        <w:t>)</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5387-5391.</w:t>
      </w:r>
      <w:r w:rsidRPr="008A7FB4">
        <w:rPr>
          <w:spacing w:val="14"/>
          <w:w w:val="95"/>
          <w:lang w:val="en-US"/>
        </w:rPr>
        <w:t xml:space="preserve"> </w:t>
      </w:r>
      <w:proofErr w:type="gramStart"/>
      <w:r w:rsidRPr="008A7FB4">
        <w:rPr>
          <w:w w:val="95"/>
          <w:lang w:val="en-US"/>
        </w:rPr>
        <w:t>ISSN</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0021-972X.</w:t>
      </w:r>
      <w:r w:rsidRPr="008A7FB4">
        <w:rPr>
          <w:spacing w:val="13"/>
          <w:w w:val="95"/>
          <w:lang w:val="en-US"/>
        </w:rPr>
        <w:t xml:space="preserve"> </w:t>
      </w:r>
      <w:r>
        <w:fldChar w:fldCharType="begin"/>
      </w:r>
      <w:r w:rsidRPr="00AC48D4">
        <w:rPr>
          <w:lang w:val="en-US"/>
          <w:rPrChange w:id="129" w:author="Jean Pascal De Bandt" w:date="2023-01-11T17:57:00Z">
            <w:rPr/>
          </w:rPrChange>
        </w:rPr>
        <w:instrText>HYPERLINK "https://doi.org/10.1210/jc.2004-0360" \h</w:instrText>
      </w:r>
      <w:r>
        <w:fldChar w:fldCharType="separate"/>
      </w:r>
      <w:r w:rsidRPr="008A7FB4">
        <w:rPr>
          <w:w w:val="95"/>
          <w:lang w:val="en-US"/>
        </w:rPr>
        <w:t>https://doi.org/10.1210/jc.2004-0360</w:t>
      </w:r>
      <w:r>
        <w:rPr>
          <w:w w:val="95"/>
          <w:lang w:val="en-US"/>
        </w:rPr>
        <w:fldChar w:fldCharType="end"/>
      </w:r>
      <w:r w:rsidRPr="008A7FB4">
        <w:rPr>
          <w:w w:val="95"/>
          <w:lang w:val="en-US"/>
        </w:rPr>
        <w:t>.</w:t>
      </w:r>
    </w:p>
    <w:p w14:paraId="7A7E8E58" w14:textId="77777777" w:rsidR="002C0AF8" w:rsidRPr="008A7FB4" w:rsidRDefault="003E36B0">
      <w:pPr>
        <w:pStyle w:val="BodyText"/>
        <w:spacing w:before="133" w:line="386" w:lineRule="auto"/>
        <w:ind w:left="553" w:right="128" w:hanging="437"/>
        <w:jc w:val="both"/>
        <w:rPr>
          <w:lang w:val="en-US"/>
        </w:rPr>
      </w:pPr>
      <w:bookmarkStart w:id="130" w:name="_bookmark57"/>
      <w:bookmarkEnd w:id="130"/>
      <w:proofErr w:type="spellStart"/>
      <w:r w:rsidRPr="008A7FB4">
        <w:rPr>
          <w:lang w:val="en-US"/>
        </w:rPr>
        <w:t>Azer</w:t>
      </w:r>
      <w:proofErr w:type="spellEnd"/>
      <w:r w:rsidRPr="008A7FB4">
        <w:rPr>
          <w:lang w:val="en-US"/>
        </w:rPr>
        <w:t xml:space="preserve">, Sarah M, Lisa E Vaughan, Peter J </w:t>
      </w:r>
      <w:proofErr w:type="spellStart"/>
      <w:r w:rsidRPr="008A7FB4">
        <w:rPr>
          <w:lang w:val="en-US"/>
        </w:rPr>
        <w:t>Tebben</w:t>
      </w:r>
      <w:proofErr w:type="spellEnd"/>
      <w:r w:rsidRPr="008A7FB4">
        <w:rPr>
          <w:lang w:val="en-US"/>
        </w:rPr>
        <w:t xml:space="preserve"> et David J Sas. 2021. “24-Hydroxylase Deficiency</w:t>
      </w:r>
      <w:r w:rsidRPr="008A7FB4">
        <w:rPr>
          <w:spacing w:val="-52"/>
          <w:lang w:val="en-US"/>
        </w:rPr>
        <w:t xml:space="preserve"> </w:t>
      </w:r>
      <w:r w:rsidRPr="008A7FB4">
        <w:rPr>
          <w:lang w:val="en-US"/>
        </w:rPr>
        <w:t>Due</w:t>
      </w:r>
      <w:r w:rsidRPr="008A7FB4">
        <w:rPr>
          <w:spacing w:val="-13"/>
          <w:lang w:val="en-US"/>
        </w:rPr>
        <w:t xml:space="preserve"> </w:t>
      </w:r>
      <w:r w:rsidRPr="008A7FB4">
        <w:rPr>
          <w:lang w:val="en-US"/>
        </w:rPr>
        <w:t>to</w:t>
      </w:r>
      <w:r w:rsidRPr="008A7FB4">
        <w:rPr>
          <w:spacing w:val="-13"/>
          <w:lang w:val="en-US"/>
        </w:rPr>
        <w:t xml:space="preserve"> </w:t>
      </w:r>
      <w:r w:rsidRPr="008A7FB4">
        <w:rPr>
          <w:lang w:val="en-US"/>
        </w:rPr>
        <w:t>CYP24A1</w:t>
      </w:r>
      <w:r w:rsidRPr="008A7FB4">
        <w:rPr>
          <w:spacing w:val="-13"/>
          <w:lang w:val="en-US"/>
        </w:rPr>
        <w:t xml:space="preserve"> </w:t>
      </w:r>
      <w:r w:rsidRPr="008A7FB4">
        <w:rPr>
          <w:lang w:val="en-US"/>
        </w:rPr>
        <w:t>Sequence</w:t>
      </w:r>
      <w:r w:rsidRPr="008A7FB4">
        <w:rPr>
          <w:spacing w:val="-13"/>
          <w:lang w:val="en-US"/>
        </w:rPr>
        <w:t xml:space="preserve"> </w:t>
      </w:r>
      <w:proofErr w:type="gramStart"/>
      <w:r w:rsidRPr="008A7FB4">
        <w:rPr>
          <w:lang w:val="en-US"/>
        </w:rPr>
        <w:t>Variants</w:t>
      </w:r>
      <w:r w:rsidRPr="008A7FB4">
        <w:rPr>
          <w:spacing w:val="-13"/>
          <w:lang w:val="en-US"/>
        </w:rPr>
        <w:t xml:space="preserve"> </w:t>
      </w:r>
      <w:r w:rsidRPr="008A7FB4">
        <w:rPr>
          <w:lang w:val="en-US"/>
        </w:rPr>
        <w:t>:</w:t>
      </w:r>
      <w:proofErr w:type="gramEnd"/>
      <w:r w:rsidRPr="008A7FB4">
        <w:rPr>
          <w:spacing w:val="-13"/>
          <w:lang w:val="en-US"/>
        </w:rPr>
        <w:t xml:space="preserve"> </w:t>
      </w:r>
      <w:r w:rsidRPr="008A7FB4">
        <w:rPr>
          <w:lang w:val="en-US"/>
        </w:rPr>
        <w:t>Comparison</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Other</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D−mediated</w:t>
      </w:r>
      <w:r w:rsidRPr="008A7FB4">
        <w:rPr>
          <w:spacing w:val="-13"/>
          <w:lang w:val="en-US"/>
        </w:rPr>
        <w:t xml:space="preserve"> </w:t>
      </w:r>
      <w:proofErr w:type="spellStart"/>
      <w:r w:rsidRPr="008A7FB4">
        <w:rPr>
          <w:lang w:val="en-US"/>
        </w:rPr>
        <w:t>Hypercal</w:t>
      </w:r>
      <w:proofErr w:type="spellEnd"/>
      <w:r w:rsidRPr="008A7FB4">
        <w:rPr>
          <w:lang w:val="en-US"/>
        </w:rPr>
        <w:t>-</w:t>
      </w:r>
      <w:r w:rsidRPr="008A7FB4">
        <w:rPr>
          <w:spacing w:val="-53"/>
          <w:lang w:val="en-US"/>
        </w:rPr>
        <w:t xml:space="preserve"> </w:t>
      </w:r>
      <w:proofErr w:type="spellStart"/>
      <w:r w:rsidRPr="008A7FB4">
        <w:rPr>
          <w:lang w:val="en-US"/>
        </w:rPr>
        <w:t>cemia</w:t>
      </w:r>
      <w:proofErr w:type="spellEnd"/>
      <w:r w:rsidRPr="008A7FB4">
        <w:rPr>
          <w:spacing w:val="1"/>
          <w:lang w:val="en-US"/>
        </w:rPr>
        <w:t xml:space="preserve"> </w:t>
      </w:r>
      <w:r w:rsidRPr="008A7FB4">
        <w:rPr>
          <w:lang w:val="en-US"/>
        </w:rPr>
        <w:t>Disorders”.</w:t>
      </w:r>
      <w:r w:rsidRPr="008A7FB4">
        <w:rPr>
          <w:spacing w:val="2"/>
          <w:lang w:val="en-US"/>
        </w:rPr>
        <w:t xml:space="preserve"> </w:t>
      </w:r>
      <w:r w:rsidRPr="008A7FB4">
        <w:rPr>
          <w:i/>
          <w:lang w:val="en-US"/>
        </w:rPr>
        <w:t>Journal</w:t>
      </w:r>
      <w:r w:rsidRPr="008A7FB4">
        <w:rPr>
          <w:i/>
          <w:spacing w:val="2"/>
          <w:lang w:val="en-US"/>
        </w:rPr>
        <w:t xml:space="preserve"> </w:t>
      </w:r>
      <w:r w:rsidRPr="008A7FB4">
        <w:rPr>
          <w:i/>
          <w:lang w:val="en-US"/>
        </w:rPr>
        <w:t>of</w:t>
      </w:r>
      <w:r w:rsidRPr="008A7FB4">
        <w:rPr>
          <w:i/>
          <w:spacing w:val="2"/>
          <w:lang w:val="en-US"/>
        </w:rPr>
        <w:t xml:space="preserve"> </w:t>
      </w:r>
      <w:r w:rsidRPr="008A7FB4">
        <w:rPr>
          <w:i/>
          <w:lang w:val="en-US"/>
        </w:rPr>
        <w:t>the</w:t>
      </w:r>
      <w:r w:rsidRPr="008A7FB4">
        <w:rPr>
          <w:i/>
          <w:spacing w:val="2"/>
          <w:lang w:val="en-US"/>
        </w:rPr>
        <w:t xml:space="preserve"> </w:t>
      </w:r>
      <w:r w:rsidRPr="008A7FB4">
        <w:rPr>
          <w:i/>
          <w:lang w:val="en-US"/>
        </w:rPr>
        <w:t>Endocrine</w:t>
      </w:r>
      <w:r w:rsidRPr="008A7FB4">
        <w:rPr>
          <w:i/>
          <w:spacing w:val="2"/>
          <w:lang w:val="en-US"/>
        </w:rPr>
        <w:t xml:space="preserve"> </w:t>
      </w:r>
      <w:r w:rsidRPr="008A7FB4">
        <w:rPr>
          <w:i/>
          <w:lang w:val="en-US"/>
        </w:rPr>
        <w:t>Society</w:t>
      </w:r>
      <w:r w:rsidRPr="008A7FB4">
        <w:rPr>
          <w:i/>
          <w:spacing w:val="1"/>
          <w:lang w:val="en-US"/>
        </w:rPr>
        <w:t xml:space="preserve"> </w:t>
      </w:r>
      <w:r w:rsidRPr="008A7FB4">
        <w:rPr>
          <w:lang w:val="en-US"/>
        </w:rPr>
        <w:t>5</w:t>
      </w:r>
      <w:r w:rsidRPr="008A7FB4">
        <w:rPr>
          <w:spacing w:val="2"/>
          <w:lang w:val="en-US"/>
        </w:rPr>
        <w:t xml:space="preserve"> </w:t>
      </w:r>
      <w:r w:rsidRPr="008A7FB4">
        <w:rPr>
          <w:lang w:val="en-US"/>
        </w:rPr>
        <w:t>(9</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bvab119.</w:t>
      </w:r>
      <w:r w:rsidRPr="008A7FB4">
        <w:rPr>
          <w:spacing w:val="2"/>
          <w:lang w:val="en-US"/>
        </w:rPr>
        <w:t xml:space="preserve"> </w:t>
      </w:r>
      <w:proofErr w:type="gramStart"/>
      <w:r w:rsidRPr="008A7FB4">
        <w:rPr>
          <w:lang w:val="en-US"/>
        </w:rPr>
        <w:t>ISSN</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2472-1972.</w:t>
      </w:r>
      <w:r w:rsidRPr="008A7FB4">
        <w:rPr>
          <w:spacing w:val="2"/>
          <w:lang w:val="en-US"/>
        </w:rPr>
        <w:t xml:space="preserve"> </w:t>
      </w:r>
      <w:r>
        <w:fldChar w:fldCharType="begin"/>
      </w:r>
      <w:r w:rsidRPr="00AC48D4">
        <w:rPr>
          <w:lang w:val="en-US"/>
          <w:rPrChange w:id="131" w:author="Jean Pascal De Bandt" w:date="2023-01-11T17:57:00Z">
            <w:rPr/>
          </w:rPrChange>
        </w:rPr>
        <w:instrText>HYPERLINK "https://doi.org/10.1210/jendso/bvab119" \h</w:instrText>
      </w:r>
      <w:r>
        <w:fldChar w:fldCharType="separate"/>
      </w:r>
      <w:r w:rsidRPr="008A7FB4">
        <w:rPr>
          <w:lang w:val="en-US"/>
        </w:rPr>
        <w:t>https:</w:t>
      </w:r>
      <w:r>
        <w:rPr>
          <w:lang w:val="en-US"/>
        </w:rPr>
        <w:fldChar w:fldCharType="end"/>
      </w:r>
    </w:p>
    <w:p w14:paraId="6427D1A2" w14:textId="77777777" w:rsidR="002C0AF8" w:rsidRPr="008A7FB4" w:rsidRDefault="003E36B0">
      <w:pPr>
        <w:pStyle w:val="BodyText"/>
        <w:spacing w:line="251" w:lineRule="exact"/>
        <w:ind w:left="547"/>
        <w:rPr>
          <w:lang w:val="en-US"/>
        </w:rPr>
      </w:pPr>
      <w:r>
        <w:fldChar w:fldCharType="begin"/>
      </w:r>
      <w:r w:rsidRPr="00AC48D4">
        <w:rPr>
          <w:lang w:val="en-US"/>
          <w:rPrChange w:id="132" w:author="Jean Pascal De Bandt" w:date="2023-01-11T17:57:00Z">
            <w:rPr/>
          </w:rPrChange>
        </w:rPr>
        <w:instrText>HYPERLINK "https://doi.org/10.1210/jendso/bvab119" \h</w:instrText>
      </w:r>
      <w:r>
        <w:fldChar w:fldCharType="separate"/>
      </w:r>
      <w:r w:rsidRPr="008A7FB4">
        <w:rPr>
          <w:lang w:val="en-US"/>
        </w:rPr>
        <w:t>//doi.org/10.1210/</w:t>
      </w:r>
      <w:proofErr w:type="spellStart"/>
      <w:r w:rsidRPr="008A7FB4">
        <w:rPr>
          <w:lang w:val="en-US"/>
        </w:rPr>
        <w:t>jendso</w:t>
      </w:r>
      <w:proofErr w:type="spellEnd"/>
      <w:r w:rsidRPr="008A7FB4">
        <w:rPr>
          <w:lang w:val="en-US"/>
        </w:rPr>
        <w:t>/bvab119</w:t>
      </w:r>
      <w:r>
        <w:rPr>
          <w:lang w:val="en-US"/>
        </w:rPr>
        <w:fldChar w:fldCharType="end"/>
      </w:r>
      <w:r w:rsidRPr="008A7FB4">
        <w:rPr>
          <w:lang w:val="en-US"/>
        </w:rPr>
        <w:t>.</w:t>
      </w:r>
    </w:p>
    <w:p w14:paraId="66A223D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7546EAB0" w14:textId="77777777" w:rsidR="002C0AF8" w:rsidRPr="008A7FB4" w:rsidRDefault="002C0AF8">
      <w:pPr>
        <w:pStyle w:val="BodyText"/>
        <w:rPr>
          <w:sz w:val="27"/>
          <w:lang w:val="en-US"/>
        </w:rPr>
      </w:pPr>
    </w:p>
    <w:p w14:paraId="3CA6697C" w14:textId="77777777" w:rsidR="002C0AF8" w:rsidRPr="008A7FB4" w:rsidRDefault="003E36B0">
      <w:pPr>
        <w:pStyle w:val="BodyText"/>
        <w:spacing w:before="89"/>
        <w:ind w:right="127"/>
        <w:jc w:val="right"/>
        <w:rPr>
          <w:lang w:val="en-US"/>
        </w:rPr>
      </w:pPr>
      <w:bookmarkStart w:id="133" w:name="_bookmark58"/>
      <w:bookmarkEnd w:id="133"/>
      <w:proofErr w:type="spellStart"/>
      <w:r w:rsidRPr="008A7FB4">
        <w:rPr>
          <w:lang w:val="en-US"/>
        </w:rPr>
        <w:t>Bikle</w:t>
      </w:r>
      <w:proofErr w:type="spellEnd"/>
      <w:r w:rsidRPr="008A7FB4">
        <w:rPr>
          <w:lang w:val="en-US"/>
        </w:rPr>
        <w:t>,</w:t>
      </w:r>
      <w:r w:rsidRPr="008A7FB4">
        <w:rPr>
          <w:spacing w:val="-4"/>
          <w:lang w:val="en-US"/>
        </w:rPr>
        <w:t xml:space="preserve"> </w:t>
      </w:r>
      <w:r w:rsidRPr="008A7FB4">
        <w:rPr>
          <w:lang w:val="en-US"/>
        </w:rPr>
        <w:t>Daniel</w:t>
      </w:r>
      <w:r w:rsidRPr="008A7FB4">
        <w:rPr>
          <w:spacing w:val="-3"/>
          <w:lang w:val="en-US"/>
        </w:rPr>
        <w:t xml:space="preserve"> </w:t>
      </w:r>
      <w:r w:rsidRPr="008A7FB4">
        <w:rPr>
          <w:lang w:val="en-US"/>
        </w:rPr>
        <w:t>D.</w:t>
      </w:r>
      <w:r w:rsidRPr="008A7FB4">
        <w:rPr>
          <w:spacing w:val="-2"/>
          <w:lang w:val="en-US"/>
        </w:rPr>
        <w:t xml:space="preserve"> </w:t>
      </w:r>
      <w:r w:rsidRPr="008A7FB4">
        <w:rPr>
          <w:lang w:val="en-US"/>
        </w:rPr>
        <w:t>2014.</w:t>
      </w:r>
      <w:r w:rsidRPr="008A7FB4">
        <w:rPr>
          <w:spacing w:val="-3"/>
          <w:lang w:val="en-US"/>
        </w:rPr>
        <w:t xml:space="preserve"> </w:t>
      </w:r>
      <w:r w:rsidRPr="008A7FB4">
        <w:rPr>
          <w:lang w:val="en-US"/>
        </w:rPr>
        <w:t>“Vitamin</w:t>
      </w:r>
      <w:r w:rsidRPr="008A7FB4">
        <w:rPr>
          <w:spacing w:val="-3"/>
          <w:lang w:val="en-US"/>
        </w:rPr>
        <w:t xml:space="preserve"> </w:t>
      </w:r>
      <w:r w:rsidRPr="008A7FB4">
        <w:rPr>
          <w:lang w:val="en-US"/>
        </w:rPr>
        <w:t>D</w:t>
      </w:r>
      <w:r w:rsidRPr="008A7FB4">
        <w:rPr>
          <w:spacing w:val="-3"/>
          <w:lang w:val="en-US"/>
        </w:rPr>
        <w:t xml:space="preserve"> </w:t>
      </w:r>
      <w:r w:rsidRPr="008A7FB4">
        <w:rPr>
          <w:lang w:val="en-US"/>
        </w:rPr>
        <w:t>Metabolism,</w:t>
      </w:r>
      <w:r w:rsidRPr="008A7FB4">
        <w:rPr>
          <w:spacing w:val="-3"/>
          <w:lang w:val="en-US"/>
        </w:rPr>
        <w:t xml:space="preserve"> </w:t>
      </w:r>
      <w:r w:rsidRPr="008A7FB4">
        <w:rPr>
          <w:lang w:val="en-US"/>
        </w:rPr>
        <w:t>Mechanism</w:t>
      </w:r>
      <w:r w:rsidRPr="008A7FB4">
        <w:rPr>
          <w:spacing w:val="-3"/>
          <w:lang w:val="en-US"/>
        </w:rPr>
        <w:t xml:space="preserve"> </w:t>
      </w:r>
      <w:r w:rsidRPr="008A7FB4">
        <w:rPr>
          <w:lang w:val="en-US"/>
        </w:rPr>
        <w:t>of</w:t>
      </w:r>
      <w:r w:rsidRPr="008A7FB4">
        <w:rPr>
          <w:spacing w:val="-2"/>
          <w:lang w:val="en-US"/>
        </w:rPr>
        <w:t xml:space="preserve"> </w:t>
      </w:r>
      <w:r w:rsidRPr="008A7FB4">
        <w:rPr>
          <w:lang w:val="en-US"/>
        </w:rPr>
        <w:t>Action,</w:t>
      </w:r>
      <w:r w:rsidRPr="008A7FB4">
        <w:rPr>
          <w:spacing w:val="-3"/>
          <w:lang w:val="en-US"/>
        </w:rPr>
        <w:t xml:space="preserve"> </w:t>
      </w:r>
      <w:r w:rsidRPr="008A7FB4">
        <w:rPr>
          <w:lang w:val="en-US"/>
        </w:rPr>
        <w:t>and</w:t>
      </w:r>
      <w:r w:rsidRPr="008A7FB4">
        <w:rPr>
          <w:spacing w:val="-3"/>
          <w:lang w:val="en-US"/>
        </w:rPr>
        <w:t xml:space="preserve"> </w:t>
      </w:r>
      <w:r w:rsidRPr="008A7FB4">
        <w:rPr>
          <w:lang w:val="en-US"/>
        </w:rPr>
        <w:t>Clinical</w:t>
      </w:r>
      <w:r w:rsidRPr="008A7FB4">
        <w:rPr>
          <w:spacing w:val="-3"/>
          <w:lang w:val="en-US"/>
        </w:rPr>
        <w:t xml:space="preserve"> </w:t>
      </w:r>
      <w:r w:rsidRPr="008A7FB4">
        <w:rPr>
          <w:lang w:val="en-US"/>
        </w:rPr>
        <w:t>Applications”.</w:t>
      </w:r>
    </w:p>
    <w:p w14:paraId="57298426" w14:textId="77777777" w:rsidR="002C0AF8" w:rsidRPr="008A7FB4" w:rsidRDefault="003E36B0">
      <w:pPr>
        <w:spacing w:before="154"/>
        <w:ind w:right="125"/>
        <w:jc w:val="right"/>
        <w:rPr>
          <w:lang w:val="en-US"/>
        </w:rPr>
      </w:pPr>
      <w:r w:rsidRPr="008A7FB4">
        <w:rPr>
          <w:i/>
          <w:lang w:val="en-US"/>
        </w:rPr>
        <w:t>Chemistry</w:t>
      </w:r>
      <w:r w:rsidRPr="008A7FB4">
        <w:rPr>
          <w:i/>
          <w:spacing w:val="4"/>
          <w:lang w:val="en-US"/>
        </w:rPr>
        <w:t xml:space="preserve"> </w:t>
      </w:r>
      <w:r w:rsidRPr="008A7FB4">
        <w:rPr>
          <w:i/>
          <w:lang w:val="en-US"/>
        </w:rPr>
        <w:t>&amp;</w:t>
      </w:r>
      <w:r w:rsidRPr="008A7FB4">
        <w:rPr>
          <w:i/>
          <w:spacing w:val="3"/>
          <w:lang w:val="en-US"/>
        </w:rPr>
        <w:t xml:space="preserve"> </w:t>
      </w:r>
      <w:r w:rsidRPr="008A7FB4">
        <w:rPr>
          <w:i/>
          <w:lang w:val="en-US"/>
        </w:rPr>
        <w:t>Biology</w:t>
      </w:r>
      <w:r w:rsidRPr="008A7FB4">
        <w:rPr>
          <w:i/>
          <w:spacing w:val="4"/>
          <w:lang w:val="en-US"/>
        </w:rPr>
        <w:t xml:space="preserve"> </w:t>
      </w:r>
      <w:r w:rsidRPr="008A7FB4">
        <w:rPr>
          <w:lang w:val="en-US"/>
        </w:rPr>
        <w:t>21</w:t>
      </w:r>
      <w:r w:rsidRPr="008A7FB4">
        <w:rPr>
          <w:spacing w:val="4"/>
          <w:lang w:val="en-US"/>
        </w:rPr>
        <w:t xml:space="preserve"> </w:t>
      </w:r>
      <w:r w:rsidRPr="008A7FB4">
        <w:rPr>
          <w:lang w:val="en-US"/>
        </w:rPr>
        <w:t>(3</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319-329.</w:t>
      </w:r>
      <w:r w:rsidRPr="008A7FB4">
        <w:rPr>
          <w:spacing w:val="4"/>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1074-5521.</w:t>
      </w:r>
      <w:r w:rsidRPr="008A7FB4">
        <w:rPr>
          <w:spacing w:val="4"/>
          <w:lang w:val="en-US"/>
        </w:rPr>
        <w:t xml:space="preserve"> </w:t>
      </w:r>
      <w:r>
        <w:fldChar w:fldCharType="begin"/>
      </w:r>
      <w:r w:rsidRPr="00AC48D4">
        <w:rPr>
          <w:lang w:val="en-US"/>
          <w:rPrChange w:id="134" w:author="Jean Pascal De Bandt" w:date="2023-01-11T17:57:00Z">
            <w:rPr/>
          </w:rPrChange>
        </w:rPr>
        <w:instrText>HYPERLINK "https://doi.org/10.1016/j.chembiol.2013.12.016" \h</w:instrText>
      </w:r>
      <w:r>
        <w:fldChar w:fldCharType="separate"/>
      </w:r>
      <w:r w:rsidRPr="008A7FB4">
        <w:rPr>
          <w:lang w:val="en-US"/>
        </w:rPr>
        <w:t>https://doi.org/10.1016/j.chembiol.</w:t>
      </w:r>
      <w:r>
        <w:rPr>
          <w:lang w:val="en-US"/>
        </w:rPr>
        <w:fldChar w:fldCharType="end"/>
      </w:r>
    </w:p>
    <w:p w14:paraId="6EBF984B" w14:textId="77777777" w:rsidR="002C0AF8" w:rsidRPr="000621CF" w:rsidRDefault="003E36B0">
      <w:pPr>
        <w:pStyle w:val="BodyText"/>
        <w:spacing w:before="153"/>
        <w:ind w:left="553"/>
        <w:rPr>
          <w:lang w:val="en-US"/>
        </w:rPr>
      </w:pPr>
      <w:r>
        <w:fldChar w:fldCharType="begin"/>
      </w:r>
      <w:r w:rsidRPr="00743F65">
        <w:rPr>
          <w:lang w:val="en-US"/>
          <w:rPrChange w:id="135" w:author="Jean Pascal De Bandt" w:date="2023-01-12T13:52:00Z">
            <w:rPr/>
          </w:rPrChange>
        </w:rPr>
        <w:instrText>HYPERLINK "https://doi.org/10.1016/j.chembiol.2013.12.016" \h</w:instrText>
      </w:r>
      <w:r>
        <w:fldChar w:fldCharType="separate"/>
      </w:r>
      <w:r w:rsidRPr="000621CF">
        <w:rPr>
          <w:lang w:val="en-US"/>
        </w:rPr>
        <w:t>2013.12.016</w:t>
      </w:r>
      <w:r>
        <w:rPr>
          <w:lang w:val="en-US"/>
        </w:rPr>
        <w:fldChar w:fldCharType="end"/>
      </w:r>
      <w:r w:rsidRPr="000621CF">
        <w:rPr>
          <w:lang w:val="en-US"/>
        </w:rPr>
        <w:t>.</w:t>
      </w:r>
    </w:p>
    <w:p w14:paraId="47426411" w14:textId="77777777" w:rsidR="002C0AF8" w:rsidRPr="000621CF" w:rsidRDefault="002C0AF8">
      <w:pPr>
        <w:pStyle w:val="BodyText"/>
        <w:spacing w:before="2"/>
        <w:rPr>
          <w:sz w:val="25"/>
          <w:lang w:val="en-US"/>
        </w:rPr>
      </w:pPr>
    </w:p>
    <w:p w14:paraId="5905AC87" w14:textId="77777777" w:rsidR="002C0AF8" w:rsidRPr="00AC48D4" w:rsidRDefault="003E36B0">
      <w:pPr>
        <w:pStyle w:val="BodyText"/>
        <w:ind w:right="125"/>
        <w:jc w:val="right"/>
        <w:rPr>
          <w:lang w:val="en-US"/>
          <w:rPrChange w:id="136" w:author="Jean Pascal De Bandt" w:date="2023-01-11T17:58:00Z">
            <w:rPr/>
          </w:rPrChange>
        </w:rPr>
      </w:pPr>
      <w:bookmarkStart w:id="137" w:name="_bookmark59"/>
      <w:bookmarkEnd w:id="137"/>
      <w:r w:rsidRPr="000621CF">
        <w:rPr>
          <w:w w:val="95"/>
          <w:lang w:val="en-US"/>
        </w:rPr>
        <w:t>Bouillon,</w:t>
      </w:r>
      <w:r w:rsidRPr="000621CF">
        <w:rPr>
          <w:spacing w:val="19"/>
          <w:w w:val="95"/>
          <w:lang w:val="en-US"/>
        </w:rPr>
        <w:t xml:space="preserve"> </w:t>
      </w:r>
      <w:r w:rsidRPr="000621CF">
        <w:rPr>
          <w:w w:val="95"/>
          <w:lang w:val="en-US"/>
        </w:rPr>
        <w:t>Roger.</w:t>
      </w:r>
      <w:r w:rsidRPr="000621CF">
        <w:rPr>
          <w:spacing w:val="22"/>
          <w:w w:val="95"/>
          <w:lang w:val="en-US"/>
        </w:rPr>
        <w:t xml:space="preserve"> </w:t>
      </w:r>
      <w:r w:rsidRPr="000621CF">
        <w:rPr>
          <w:w w:val="95"/>
          <w:lang w:val="en-US"/>
        </w:rPr>
        <w:t>2017.</w:t>
      </w:r>
      <w:r w:rsidRPr="000621CF">
        <w:rPr>
          <w:spacing w:val="21"/>
          <w:w w:val="95"/>
          <w:lang w:val="en-US"/>
        </w:rPr>
        <w:t xml:space="preserve"> </w:t>
      </w:r>
      <w:r w:rsidRPr="000621CF">
        <w:rPr>
          <w:w w:val="95"/>
          <w:lang w:val="en-US"/>
        </w:rPr>
        <w:t>“Optimal</w:t>
      </w:r>
      <w:r w:rsidRPr="000621CF">
        <w:rPr>
          <w:spacing w:val="22"/>
          <w:w w:val="95"/>
          <w:lang w:val="en-US"/>
        </w:rPr>
        <w:t xml:space="preserve"> </w:t>
      </w:r>
      <w:r w:rsidRPr="000621CF">
        <w:rPr>
          <w:w w:val="95"/>
          <w:lang w:val="en-US"/>
        </w:rPr>
        <w:t>vitamin</w:t>
      </w:r>
      <w:r w:rsidRPr="000621CF">
        <w:rPr>
          <w:spacing w:val="21"/>
          <w:w w:val="95"/>
          <w:lang w:val="en-US"/>
        </w:rPr>
        <w:t xml:space="preserve"> </w:t>
      </w:r>
      <w:r w:rsidRPr="000621CF">
        <w:rPr>
          <w:w w:val="95"/>
          <w:lang w:val="en-US"/>
        </w:rPr>
        <w:t>D</w:t>
      </w:r>
      <w:r w:rsidRPr="000621CF">
        <w:rPr>
          <w:spacing w:val="21"/>
          <w:w w:val="95"/>
          <w:lang w:val="en-US"/>
        </w:rPr>
        <w:t xml:space="preserve"> </w:t>
      </w:r>
      <w:r w:rsidRPr="000621CF">
        <w:rPr>
          <w:w w:val="95"/>
          <w:lang w:val="en-US"/>
        </w:rPr>
        <w:t>supplementation</w:t>
      </w:r>
      <w:r w:rsidRPr="000621CF">
        <w:rPr>
          <w:spacing w:val="20"/>
          <w:w w:val="95"/>
          <w:lang w:val="en-US"/>
        </w:rPr>
        <w:t xml:space="preserve"> </w:t>
      </w:r>
      <w:r w:rsidRPr="000621CF">
        <w:rPr>
          <w:w w:val="95"/>
          <w:lang w:val="en-US"/>
        </w:rPr>
        <w:t>strategies”.</w:t>
      </w:r>
      <w:r w:rsidRPr="000621CF">
        <w:rPr>
          <w:spacing w:val="23"/>
          <w:w w:val="95"/>
          <w:lang w:val="en-US"/>
        </w:rPr>
        <w:t xml:space="preserve"> </w:t>
      </w:r>
      <w:r w:rsidRPr="00AC48D4">
        <w:rPr>
          <w:i/>
          <w:w w:val="95"/>
          <w:lang w:val="en-US"/>
          <w:rPrChange w:id="138" w:author="Jean Pascal De Bandt" w:date="2023-01-11T17:58:00Z">
            <w:rPr>
              <w:i/>
              <w:w w:val="95"/>
            </w:rPr>
          </w:rPrChange>
        </w:rPr>
        <w:t>Endocrine</w:t>
      </w:r>
      <w:r w:rsidRPr="00AC48D4">
        <w:rPr>
          <w:i/>
          <w:spacing w:val="20"/>
          <w:w w:val="95"/>
          <w:lang w:val="en-US"/>
          <w:rPrChange w:id="139" w:author="Jean Pascal De Bandt" w:date="2023-01-11T17:58:00Z">
            <w:rPr>
              <w:i/>
              <w:spacing w:val="20"/>
              <w:w w:val="95"/>
            </w:rPr>
          </w:rPrChange>
        </w:rPr>
        <w:t xml:space="preserve"> </w:t>
      </w:r>
      <w:r w:rsidRPr="00AC48D4">
        <w:rPr>
          <w:w w:val="95"/>
          <w:lang w:val="en-US"/>
          <w:rPrChange w:id="140" w:author="Jean Pascal De Bandt" w:date="2023-01-11T17:58:00Z">
            <w:rPr>
              <w:w w:val="95"/>
            </w:rPr>
          </w:rPrChange>
        </w:rPr>
        <w:t>56</w:t>
      </w:r>
      <w:r w:rsidRPr="00AC48D4">
        <w:rPr>
          <w:spacing w:val="22"/>
          <w:w w:val="95"/>
          <w:lang w:val="en-US"/>
          <w:rPrChange w:id="141" w:author="Jean Pascal De Bandt" w:date="2023-01-11T17:58:00Z">
            <w:rPr>
              <w:spacing w:val="22"/>
              <w:w w:val="95"/>
            </w:rPr>
          </w:rPrChange>
        </w:rPr>
        <w:t xml:space="preserve"> </w:t>
      </w:r>
      <w:r w:rsidRPr="00AC48D4">
        <w:rPr>
          <w:w w:val="95"/>
          <w:lang w:val="en-US"/>
          <w:rPrChange w:id="142" w:author="Jean Pascal De Bandt" w:date="2023-01-11T17:58:00Z">
            <w:rPr>
              <w:w w:val="95"/>
            </w:rPr>
          </w:rPrChange>
        </w:rPr>
        <w:t>(2</w:t>
      </w:r>
      <w:proofErr w:type="gramStart"/>
      <w:r w:rsidRPr="00AC48D4">
        <w:rPr>
          <w:w w:val="95"/>
          <w:lang w:val="en-US"/>
          <w:rPrChange w:id="143" w:author="Jean Pascal De Bandt" w:date="2023-01-11T17:58:00Z">
            <w:rPr>
              <w:w w:val="95"/>
            </w:rPr>
          </w:rPrChange>
        </w:rPr>
        <w:t>)</w:t>
      </w:r>
      <w:r w:rsidRPr="00AC48D4">
        <w:rPr>
          <w:spacing w:val="21"/>
          <w:w w:val="95"/>
          <w:lang w:val="en-US"/>
          <w:rPrChange w:id="144" w:author="Jean Pascal De Bandt" w:date="2023-01-11T17:58:00Z">
            <w:rPr>
              <w:spacing w:val="21"/>
              <w:w w:val="95"/>
            </w:rPr>
          </w:rPrChange>
        </w:rPr>
        <w:t xml:space="preserve"> </w:t>
      </w:r>
      <w:r w:rsidRPr="00AC48D4">
        <w:rPr>
          <w:w w:val="95"/>
          <w:lang w:val="en-US"/>
          <w:rPrChange w:id="145" w:author="Jean Pascal De Bandt" w:date="2023-01-11T17:58:00Z">
            <w:rPr>
              <w:w w:val="95"/>
            </w:rPr>
          </w:rPrChange>
        </w:rPr>
        <w:t>:</w:t>
      </w:r>
      <w:proofErr w:type="gramEnd"/>
      <w:r w:rsidRPr="00AC48D4">
        <w:rPr>
          <w:spacing w:val="21"/>
          <w:w w:val="95"/>
          <w:lang w:val="en-US"/>
          <w:rPrChange w:id="146" w:author="Jean Pascal De Bandt" w:date="2023-01-11T17:58:00Z">
            <w:rPr>
              <w:spacing w:val="21"/>
              <w:w w:val="95"/>
            </w:rPr>
          </w:rPrChange>
        </w:rPr>
        <w:t xml:space="preserve"> </w:t>
      </w:r>
      <w:r w:rsidRPr="00AC48D4">
        <w:rPr>
          <w:w w:val="95"/>
          <w:lang w:val="en-US"/>
          <w:rPrChange w:id="147" w:author="Jean Pascal De Bandt" w:date="2023-01-11T17:58:00Z">
            <w:rPr>
              <w:w w:val="95"/>
            </w:rPr>
          </w:rPrChange>
        </w:rPr>
        <w:t>225-226.</w:t>
      </w:r>
    </w:p>
    <w:p w14:paraId="49B89467" w14:textId="77777777" w:rsidR="002C0AF8" w:rsidRPr="00AC48D4" w:rsidRDefault="003E36B0">
      <w:pPr>
        <w:pStyle w:val="BodyText"/>
        <w:spacing w:before="153"/>
        <w:ind w:left="553"/>
        <w:rPr>
          <w:lang w:val="en-US"/>
          <w:rPrChange w:id="148" w:author="Jean Pascal De Bandt" w:date="2023-01-11T17:58:00Z">
            <w:rPr/>
          </w:rPrChange>
        </w:rPr>
      </w:pPr>
      <w:proofErr w:type="gramStart"/>
      <w:r w:rsidRPr="00AC48D4">
        <w:rPr>
          <w:w w:val="95"/>
          <w:lang w:val="en-US"/>
          <w:rPrChange w:id="149" w:author="Jean Pascal De Bandt" w:date="2023-01-11T17:58:00Z">
            <w:rPr>
              <w:w w:val="95"/>
            </w:rPr>
          </w:rPrChange>
        </w:rPr>
        <w:t>ISSN</w:t>
      </w:r>
      <w:r w:rsidRPr="00AC48D4">
        <w:rPr>
          <w:spacing w:val="30"/>
          <w:w w:val="95"/>
          <w:lang w:val="en-US"/>
          <w:rPrChange w:id="150" w:author="Jean Pascal De Bandt" w:date="2023-01-11T17:58:00Z">
            <w:rPr>
              <w:spacing w:val="30"/>
              <w:w w:val="95"/>
            </w:rPr>
          </w:rPrChange>
        </w:rPr>
        <w:t xml:space="preserve"> </w:t>
      </w:r>
      <w:r w:rsidRPr="00AC48D4">
        <w:rPr>
          <w:w w:val="95"/>
          <w:lang w:val="en-US"/>
          <w:rPrChange w:id="151" w:author="Jean Pascal De Bandt" w:date="2023-01-11T17:58:00Z">
            <w:rPr>
              <w:w w:val="95"/>
            </w:rPr>
          </w:rPrChange>
        </w:rPr>
        <w:t>:</w:t>
      </w:r>
      <w:proofErr w:type="gramEnd"/>
      <w:r w:rsidRPr="00AC48D4">
        <w:rPr>
          <w:spacing w:val="31"/>
          <w:w w:val="95"/>
          <w:lang w:val="en-US"/>
          <w:rPrChange w:id="152" w:author="Jean Pascal De Bandt" w:date="2023-01-11T17:58:00Z">
            <w:rPr>
              <w:spacing w:val="31"/>
              <w:w w:val="95"/>
            </w:rPr>
          </w:rPrChange>
        </w:rPr>
        <w:t xml:space="preserve"> </w:t>
      </w:r>
      <w:r w:rsidRPr="00AC48D4">
        <w:rPr>
          <w:w w:val="95"/>
          <w:lang w:val="en-US"/>
          <w:rPrChange w:id="153" w:author="Jean Pascal De Bandt" w:date="2023-01-11T17:58:00Z">
            <w:rPr>
              <w:w w:val="95"/>
            </w:rPr>
          </w:rPrChange>
        </w:rPr>
        <w:t>1355-008X.</w:t>
      </w:r>
      <w:r w:rsidRPr="00AC48D4">
        <w:rPr>
          <w:spacing w:val="30"/>
          <w:w w:val="95"/>
          <w:lang w:val="en-US"/>
          <w:rPrChange w:id="154" w:author="Jean Pascal De Bandt" w:date="2023-01-11T17:58:00Z">
            <w:rPr>
              <w:spacing w:val="30"/>
              <w:w w:val="95"/>
            </w:rPr>
          </w:rPrChange>
        </w:rPr>
        <w:t xml:space="preserve"> </w:t>
      </w:r>
      <w:r>
        <w:fldChar w:fldCharType="begin"/>
      </w:r>
      <w:r w:rsidRPr="00AC48D4">
        <w:rPr>
          <w:lang w:val="en-US"/>
          <w:rPrChange w:id="155" w:author="Jean Pascal De Bandt" w:date="2023-01-11T17:58:00Z">
            <w:rPr/>
          </w:rPrChange>
        </w:rPr>
        <w:instrText>HYPERLINK "https://doi.org/10.1007/s12020-017-1245-1" \h</w:instrText>
      </w:r>
      <w:r>
        <w:fldChar w:fldCharType="separate"/>
      </w:r>
      <w:r w:rsidRPr="00AC48D4">
        <w:rPr>
          <w:w w:val="95"/>
          <w:lang w:val="en-US"/>
          <w:rPrChange w:id="156" w:author="Jean Pascal De Bandt" w:date="2023-01-11T17:58:00Z">
            <w:rPr>
              <w:w w:val="95"/>
            </w:rPr>
          </w:rPrChange>
        </w:rPr>
        <w:t>https://doi.org/10.1007/s12020-017-1245-1</w:t>
      </w:r>
      <w:r>
        <w:rPr>
          <w:w w:val="95"/>
        </w:rPr>
        <w:fldChar w:fldCharType="end"/>
      </w:r>
      <w:r w:rsidRPr="00AC48D4">
        <w:rPr>
          <w:w w:val="95"/>
          <w:lang w:val="en-US"/>
          <w:rPrChange w:id="157" w:author="Jean Pascal De Bandt" w:date="2023-01-11T17:58:00Z">
            <w:rPr>
              <w:w w:val="95"/>
            </w:rPr>
          </w:rPrChange>
        </w:rPr>
        <w:t>.</w:t>
      </w:r>
    </w:p>
    <w:p w14:paraId="492219B2" w14:textId="77777777" w:rsidR="002C0AF8" w:rsidRPr="00AC48D4" w:rsidRDefault="002C0AF8">
      <w:pPr>
        <w:pStyle w:val="BodyText"/>
        <w:spacing w:before="2"/>
        <w:rPr>
          <w:sz w:val="25"/>
          <w:lang w:val="en-US"/>
          <w:rPrChange w:id="158" w:author="Jean Pascal De Bandt" w:date="2023-01-11T17:58:00Z">
            <w:rPr>
              <w:sz w:val="25"/>
            </w:rPr>
          </w:rPrChange>
        </w:rPr>
      </w:pPr>
    </w:p>
    <w:p w14:paraId="3C40992E" w14:textId="77777777" w:rsidR="002C0AF8" w:rsidRPr="008A7FB4" w:rsidRDefault="003E36B0">
      <w:pPr>
        <w:pStyle w:val="BodyText"/>
        <w:ind w:left="117"/>
        <w:jc w:val="both"/>
        <w:rPr>
          <w:lang w:val="en-US"/>
        </w:rPr>
      </w:pPr>
      <w:bookmarkStart w:id="159" w:name="_bookmark60"/>
      <w:bookmarkEnd w:id="159"/>
      <w:r w:rsidRPr="008A7FB4">
        <w:rPr>
          <w:lang w:val="en-US"/>
        </w:rPr>
        <w:t>Bouillon,</w:t>
      </w:r>
      <w:r w:rsidRPr="008A7FB4">
        <w:rPr>
          <w:spacing w:val="-14"/>
          <w:lang w:val="en-US"/>
        </w:rPr>
        <w:t xml:space="preserve"> </w:t>
      </w:r>
      <w:r w:rsidRPr="008A7FB4">
        <w:rPr>
          <w:lang w:val="en-US"/>
        </w:rPr>
        <w:t>Roger,</w:t>
      </w:r>
      <w:r w:rsidRPr="008A7FB4">
        <w:rPr>
          <w:spacing w:val="-13"/>
          <w:lang w:val="en-US"/>
        </w:rPr>
        <w:t xml:space="preserve"> </w:t>
      </w:r>
      <w:r w:rsidRPr="008A7FB4">
        <w:rPr>
          <w:lang w:val="en-US"/>
        </w:rPr>
        <w:t>Geert</w:t>
      </w:r>
      <w:r w:rsidRPr="008A7FB4">
        <w:rPr>
          <w:spacing w:val="-13"/>
          <w:lang w:val="en-US"/>
        </w:rPr>
        <w:t xml:space="preserve"> </w:t>
      </w:r>
      <w:proofErr w:type="spellStart"/>
      <w:r w:rsidRPr="008A7FB4">
        <w:rPr>
          <w:lang w:val="en-US"/>
        </w:rPr>
        <w:t>Carmeliet</w:t>
      </w:r>
      <w:proofErr w:type="spellEnd"/>
      <w:r w:rsidRPr="008A7FB4">
        <w:rPr>
          <w:lang w:val="en-US"/>
        </w:rPr>
        <w:t>,</w:t>
      </w:r>
      <w:r w:rsidRPr="008A7FB4">
        <w:rPr>
          <w:spacing w:val="-13"/>
          <w:lang w:val="en-US"/>
        </w:rPr>
        <w:t xml:space="preserve"> </w:t>
      </w:r>
      <w:proofErr w:type="spellStart"/>
      <w:r w:rsidRPr="008A7FB4">
        <w:rPr>
          <w:lang w:val="en-US"/>
        </w:rPr>
        <w:t>Lieve</w:t>
      </w:r>
      <w:proofErr w:type="spellEnd"/>
      <w:r w:rsidRPr="008A7FB4">
        <w:rPr>
          <w:spacing w:val="-13"/>
          <w:lang w:val="en-US"/>
        </w:rPr>
        <w:t xml:space="preserve"> </w:t>
      </w:r>
      <w:proofErr w:type="spellStart"/>
      <w:r w:rsidRPr="008A7FB4">
        <w:rPr>
          <w:lang w:val="en-US"/>
        </w:rPr>
        <w:t>Verlinden</w:t>
      </w:r>
      <w:proofErr w:type="spellEnd"/>
      <w:r w:rsidRPr="008A7FB4">
        <w:rPr>
          <w:lang w:val="en-US"/>
        </w:rPr>
        <w:t>,</w:t>
      </w:r>
      <w:r w:rsidRPr="008A7FB4">
        <w:rPr>
          <w:spacing w:val="-13"/>
          <w:lang w:val="en-US"/>
        </w:rPr>
        <w:t xml:space="preserve"> </w:t>
      </w:r>
      <w:r w:rsidRPr="008A7FB4">
        <w:rPr>
          <w:lang w:val="en-US"/>
        </w:rPr>
        <w:t>Evelyne</w:t>
      </w:r>
      <w:r w:rsidRPr="008A7FB4">
        <w:rPr>
          <w:spacing w:val="-13"/>
          <w:lang w:val="en-US"/>
        </w:rPr>
        <w:t xml:space="preserve"> </w:t>
      </w:r>
      <w:r w:rsidRPr="008A7FB4">
        <w:rPr>
          <w:lang w:val="en-US"/>
        </w:rPr>
        <w:t>van</w:t>
      </w:r>
      <w:r w:rsidRPr="008A7FB4">
        <w:rPr>
          <w:spacing w:val="-13"/>
          <w:lang w:val="en-US"/>
        </w:rPr>
        <w:t xml:space="preserve"> </w:t>
      </w:r>
      <w:r w:rsidRPr="008A7FB4">
        <w:rPr>
          <w:lang w:val="en-US"/>
        </w:rPr>
        <w:t>Etten,</w:t>
      </w:r>
      <w:r w:rsidRPr="008A7FB4">
        <w:rPr>
          <w:spacing w:val="-13"/>
          <w:lang w:val="en-US"/>
        </w:rPr>
        <w:t xml:space="preserve"> </w:t>
      </w:r>
      <w:proofErr w:type="spellStart"/>
      <w:r w:rsidRPr="008A7FB4">
        <w:rPr>
          <w:lang w:val="en-US"/>
        </w:rPr>
        <w:t>Annemieke</w:t>
      </w:r>
      <w:proofErr w:type="spellEnd"/>
      <w:r w:rsidRPr="008A7FB4">
        <w:rPr>
          <w:spacing w:val="-13"/>
          <w:lang w:val="en-US"/>
        </w:rPr>
        <w:t xml:space="preserve"> </w:t>
      </w:r>
      <w:proofErr w:type="spellStart"/>
      <w:r w:rsidRPr="008A7FB4">
        <w:rPr>
          <w:lang w:val="en-US"/>
        </w:rPr>
        <w:t>Verstuyf</w:t>
      </w:r>
      <w:proofErr w:type="spellEnd"/>
      <w:r w:rsidRPr="008A7FB4">
        <w:rPr>
          <w:lang w:val="en-US"/>
        </w:rPr>
        <w:t>,</w:t>
      </w:r>
      <w:r w:rsidRPr="008A7FB4">
        <w:rPr>
          <w:spacing w:val="-13"/>
          <w:lang w:val="en-US"/>
        </w:rPr>
        <w:t xml:space="preserve"> </w:t>
      </w:r>
      <w:r w:rsidRPr="008A7FB4">
        <w:rPr>
          <w:lang w:val="en-US"/>
        </w:rPr>
        <w:t>Hilary</w:t>
      </w:r>
    </w:p>
    <w:p w14:paraId="1541598C" w14:textId="77777777" w:rsidR="002C0AF8" w:rsidRPr="008A7FB4" w:rsidRDefault="003E36B0">
      <w:pPr>
        <w:pStyle w:val="BodyText"/>
        <w:spacing w:before="153" w:line="386" w:lineRule="auto"/>
        <w:ind w:left="553" w:right="125"/>
        <w:jc w:val="both"/>
        <w:rPr>
          <w:lang w:val="en-US"/>
        </w:rPr>
      </w:pPr>
      <w:r>
        <w:t xml:space="preserve">F. </w:t>
      </w:r>
      <w:proofErr w:type="spellStart"/>
      <w:r>
        <w:t>Luderer</w:t>
      </w:r>
      <w:proofErr w:type="spellEnd"/>
      <w:r>
        <w:t xml:space="preserve">, </w:t>
      </w:r>
      <w:proofErr w:type="spellStart"/>
      <w:r>
        <w:t>Liesbet</w:t>
      </w:r>
      <w:proofErr w:type="spellEnd"/>
      <w:r>
        <w:t xml:space="preserve"> </w:t>
      </w:r>
      <w:proofErr w:type="spellStart"/>
      <w:r>
        <w:t>Lieben</w:t>
      </w:r>
      <w:proofErr w:type="spellEnd"/>
      <w:r>
        <w:t xml:space="preserve">, Chantal Mathieu et Marie Demay. </w:t>
      </w:r>
      <w:r w:rsidRPr="008A7FB4">
        <w:rPr>
          <w:lang w:val="en-US"/>
        </w:rPr>
        <w:t>2008. “Vitamin D and Human</w:t>
      </w:r>
      <w:r w:rsidRPr="008A7FB4">
        <w:rPr>
          <w:spacing w:val="1"/>
          <w:lang w:val="en-US"/>
        </w:rPr>
        <w:t xml:space="preserve"> </w:t>
      </w:r>
      <w:proofErr w:type="gramStart"/>
      <w:r w:rsidRPr="008A7FB4">
        <w:rPr>
          <w:lang w:val="en-US"/>
        </w:rPr>
        <w:t>Health :</w:t>
      </w:r>
      <w:proofErr w:type="gramEnd"/>
      <w:r w:rsidRPr="008A7FB4">
        <w:rPr>
          <w:lang w:val="en-US"/>
        </w:rPr>
        <w:t xml:space="preserve"> Lessons from Vitamin D Receptor Null Mice”. </w:t>
      </w:r>
      <w:r w:rsidRPr="008A7FB4">
        <w:rPr>
          <w:i/>
          <w:lang w:val="en-US"/>
        </w:rPr>
        <w:t xml:space="preserve">Endocrine Reviews </w:t>
      </w:r>
      <w:r w:rsidRPr="008A7FB4">
        <w:rPr>
          <w:lang w:val="en-US"/>
        </w:rPr>
        <w:t>29 (6</w:t>
      </w:r>
      <w:proofErr w:type="gramStart"/>
      <w:r w:rsidRPr="008A7FB4">
        <w:rPr>
          <w:lang w:val="en-US"/>
        </w:rPr>
        <w:t>) :</w:t>
      </w:r>
      <w:proofErr w:type="gramEnd"/>
      <w:r w:rsidRPr="008A7FB4">
        <w:rPr>
          <w:lang w:val="en-US"/>
        </w:rPr>
        <w:t xml:space="preserve"> 726-776.</w:t>
      </w:r>
      <w:r w:rsidRPr="008A7FB4">
        <w:rPr>
          <w:spacing w:val="1"/>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0163-769X.</w:t>
      </w:r>
      <w:r w:rsidRPr="008A7FB4">
        <w:rPr>
          <w:spacing w:val="-4"/>
          <w:lang w:val="en-US"/>
        </w:rPr>
        <w:t xml:space="preserve"> </w:t>
      </w:r>
      <w:r>
        <w:fldChar w:fldCharType="begin"/>
      </w:r>
      <w:r w:rsidRPr="00AC48D4">
        <w:rPr>
          <w:lang w:val="en-US"/>
          <w:rPrChange w:id="160" w:author="Jean Pascal De Bandt" w:date="2023-01-11T17:58:00Z">
            <w:rPr/>
          </w:rPrChange>
        </w:rPr>
        <w:instrText>HYPERLINK "https://doi.org/10.1210/er.2008-0004" \h</w:instrText>
      </w:r>
      <w:r>
        <w:fldChar w:fldCharType="separate"/>
      </w:r>
      <w:r w:rsidRPr="008A7FB4">
        <w:rPr>
          <w:lang w:val="en-US"/>
        </w:rPr>
        <w:t>https://doi.org/10.1210/er.2008-0004</w:t>
      </w:r>
      <w:r>
        <w:rPr>
          <w:lang w:val="en-US"/>
        </w:rPr>
        <w:fldChar w:fldCharType="end"/>
      </w:r>
      <w:r w:rsidRPr="008A7FB4">
        <w:rPr>
          <w:lang w:val="en-US"/>
        </w:rPr>
        <w:t>.</w:t>
      </w:r>
    </w:p>
    <w:p w14:paraId="07150F8D" w14:textId="77777777" w:rsidR="002C0AF8" w:rsidRPr="00AC48D4" w:rsidRDefault="003E36B0">
      <w:pPr>
        <w:pStyle w:val="BodyText"/>
        <w:spacing w:before="134" w:line="386" w:lineRule="auto"/>
        <w:ind w:left="545" w:right="163" w:hanging="429"/>
        <w:jc w:val="both"/>
        <w:rPr>
          <w:lang w:val="en-US"/>
          <w:rPrChange w:id="161" w:author="Jean Pascal De Bandt" w:date="2023-01-11T17:58:00Z">
            <w:rPr/>
          </w:rPrChange>
        </w:rPr>
      </w:pPr>
      <w:bookmarkStart w:id="162" w:name="_bookmark61"/>
      <w:bookmarkEnd w:id="162"/>
      <w:r w:rsidRPr="008A7FB4">
        <w:rPr>
          <w:lang w:val="en-US"/>
        </w:rPr>
        <w:t xml:space="preserve">Boyle, Michael P., Michelle L. </w:t>
      </w:r>
      <w:proofErr w:type="spellStart"/>
      <w:r w:rsidRPr="008A7FB4">
        <w:rPr>
          <w:lang w:val="en-US"/>
        </w:rPr>
        <w:t>Noschese</w:t>
      </w:r>
      <w:proofErr w:type="spellEnd"/>
      <w:r w:rsidRPr="008A7FB4">
        <w:rPr>
          <w:lang w:val="en-US"/>
        </w:rPr>
        <w:t>, Sharon L. Watts, Marsha E. Davis, Shane E. Stenner et</w:t>
      </w:r>
      <w:r w:rsidRPr="008A7FB4">
        <w:rPr>
          <w:spacing w:val="1"/>
          <w:lang w:val="en-US"/>
        </w:rPr>
        <w:t xml:space="preserve"> </w:t>
      </w:r>
      <w:r w:rsidRPr="008A7FB4">
        <w:rPr>
          <w:w w:val="95"/>
          <w:lang w:val="en-US"/>
        </w:rPr>
        <w:t xml:space="preserve">Noah </w:t>
      </w:r>
      <w:proofErr w:type="spellStart"/>
      <w:r w:rsidRPr="008A7FB4">
        <w:rPr>
          <w:w w:val="95"/>
          <w:lang w:val="en-US"/>
        </w:rPr>
        <w:t>Lechtzin</w:t>
      </w:r>
      <w:proofErr w:type="spellEnd"/>
      <w:r w:rsidRPr="008A7FB4">
        <w:rPr>
          <w:w w:val="95"/>
          <w:lang w:val="en-US"/>
        </w:rPr>
        <w:t>. 2005. “Failure of High-Dose Ergocalciferol to Correct Vitamin D Deficiency in</w:t>
      </w:r>
      <w:r w:rsidRPr="008A7FB4">
        <w:rPr>
          <w:spacing w:val="1"/>
          <w:w w:val="95"/>
          <w:lang w:val="en-US"/>
        </w:rPr>
        <w:t xml:space="preserve"> </w:t>
      </w:r>
      <w:r w:rsidRPr="008A7FB4">
        <w:rPr>
          <w:spacing w:val="-1"/>
          <w:lang w:val="en-US"/>
        </w:rPr>
        <w:t>Adults</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Cystic</w:t>
      </w:r>
      <w:r w:rsidRPr="008A7FB4">
        <w:rPr>
          <w:spacing w:val="-12"/>
          <w:lang w:val="en-US"/>
        </w:rPr>
        <w:t xml:space="preserve"> </w:t>
      </w:r>
      <w:r w:rsidRPr="008A7FB4">
        <w:rPr>
          <w:lang w:val="en-US"/>
        </w:rPr>
        <w:t>Fibrosis”.</w:t>
      </w:r>
      <w:r w:rsidRPr="008A7FB4">
        <w:rPr>
          <w:spacing w:val="-12"/>
          <w:lang w:val="en-US"/>
        </w:rPr>
        <w:t xml:space="preserve"> </w:t>
      </w:r>
      <w:r w:rsidRPr="008A7FB4">
        <w:rPr>
          <w:i/>
          <w:lang w:val="en-US"/>
        </w:rPr>
        <w:t>American</w:t>
      </w:r>
      <w:r w:rsidRPr="008A7FB4">
        <w:rPr>
          <w:i/>
          <w:spacing w:val="-13"/>
          <w:lang w:val="en-US"/>
        </w:rPr>
        <w:t xml:space="preserve"> </w:t>
      </w:r>
      <w:r w:rsidRPr="008A7FB4">
        <w:rPr>
          <w:i/>
          <w:lang w:val="en-US"/>
        </w:rPr>
        <w:t>Journal</w:t>
      </w:r>
      <w:r w:rsidRPr="008A7FB4">
        <w:rPr>
          <w:i/>
          <w:spacing w:val="-12"/>
          <w:lang w:val="en-US"/>
        </w:rPr>
        <w:t xml:space="preserve"> </w:t>
      </w:r>
      <w:r w:rsidRPr="008A7FB4">
        <w:rPr>
          <w:i/>
          <w:lang w:val="en-US"/>
        </w:rPr>
        <w:t>of</w:t>
      </w:r>
      <w:r w:rsidRPr="008A7FB4">
        <w:rPr>
          <w:i/>
          <w:spacing w:val="-13"/>
          <w:lang w:val="en-US"/>
        </w:rPr>
        <w:t xml:space="preserve"> </w:t>
      </w:r>
      <w:r w:rsidRPr="008A7FB4">
        <w:rPr>
          <w:i/>
          <w:lang w:val="en-US"/>
        </w:rPr>
        <w:t>Respiratory</w:t>
      </w:r>
      <w:r w:rsidRPr="008A7FB4">
        <w:rPr>
          <w:i/>
          <w:spacing w:val="-12"/>
          <w:lang w:val="en-US"/>
        </w:rPr>
        <w:t xml:space="preserve"> </w:t>
      </w:r>
      <w:r w:rsidRPr="008A7FB4">
        <w:rPr>
          <w:i/>
          <w:lang w:val="en-US"/>
        </w:rPr>
        <w:t>and</w:t>
      </w:r>
      <w:r w:rsidRPr="008A7FB4">
        <w:rPr>
          <w:i/>
          <w:spacing w:val="-13"/>
          <w:lang w:val="en-US"/>
        </w:rPr>
        <w:t xml:space="preserve"> </w:t>
      </w:r>
      <w:r w:rsidRPr="008A7FB4">
        <w:rPr>
          <w:i/>
          <w:lang w:val="en-US"/>
        </w:rPr>
        <w:t>Critical</w:t>
      </w:r>
      <w:r w:rsidRPr="008A7FB4">
        <w:rPr>
          <w:i/>
          <w:spacing w:val="-13"/>
          <w:lang w:val="en-US"/>
        </w:rPr>
        <w:t xml:space="preserve"> </w:t>
      </w:r>
      <w:r w:rsidRPr="008A7FB4">
        <w:rPr>
          <w:i/>
          <w:lang w:val="en-US"/>
        </w:rPr>
        <w:t>Care</w:t>
      </w:r>
      <w:r w:rsidRPr="008A7FB4">
        <w:rPr>
          <w:i/>
          <w:spacing w:val="-12"/>
          <w:lang w:val="en-US"/>
        </w:rPr>
        <w:t xml:space="preserve"> </w:t>
      </w:r>
      <w:r w:rsidRPr="008A7FB4">
        <w:rPr>
          <w:i/>
          <w:lang w:val="en-US"/>
        </w:rPr>
        <w:t>Medicine</w:t>
      </w:r>
      <w:r w:rsidRPr="008A7FB4">
        <w:rPr>
          <w:i/>
          <w:spacing w:val="-14"/>
          <w:lang w:val="en-US"/>
        </w:rPr>
        <w:t xml:space="preserve"> </w:t>
      </w:r>
      <w:r w:rsidRPr="008A7FB4">
        <w:rPr>
          <w:lang w:val="en-US"/>
        </w:rPr>
        <w:t>172</w:t>
      </w:r>
      <w:r w:rsidRPr="008A7FB4">
        <w:rPr>
          <w:spacing w:val="-52"/>
          <w:lang w:val="en-US"/>
        </w:rPr>
        <w:t xml:space="preserve"> </w:t>
      </w:r>
      <w:r w:rsidRPr="008A7FB4">
        <w:rPr>
          <w:lang w:val="en-US"/>
        </w:rPr>
        <w:t>(2</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212-217.</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1073-449X.</w:t>
      </w:r>
      <w:r w:rsidRPr="008A7FB4">
        <w:rPr>
          <w:spacing w:val="-6"/>
          <w:lang w:val="en-US"/>
        </w:rPr>
        <w:t xml:space="preserve"> </w:t>
      </w:r>
      <w:r>
        <w:fldChar w:fldCharType="begin"/>
      </w:r>
      <w:r w:rsidRPr="00AC48D4">
        <w:rPr>
          <w:lang w:val="en-US"/>
          <w:rPrChange w:id="163" w:author="Jean Pascal De Bandt" w:date="2023-01-11T17:58:00Z">
            <w:rPr/>
          </w:rPrChange>
        </w:rPr>
        <w:instrText>HYPERLINK "https://doi.org/10.1164/rccm.200403-387oc" \h</w:instrText>
      </w:r>
      <w:r>
        <w:fldChar w:fldCharType="separate"/>
      </w:r>
      <w:r w:rsidRPr="00AC48D4">
        <w:rPr>
          <w:lang w:val="en-US"/>
          <w:rPrChange w:id="164" w:author="Jean Pascal De Bandt" w:date="2023-01-11T17:58:00Z">
            <w:rPr/>
          </w:rPrChange>
        </w:rPr>
        <w:t>https://doi.org/10.1164/rccm.200403-387oc</w:t>
      </w:r>
      <w:r>
        <w:fldChar w:fldCharType="end"/>
      </w:r>
      <w:r w:rsidRPr="00AC48D4">
        <w:rPr>
          <w:lang w:val="en-US"/>
          <w:rPrChange w:id="165" w:author="Jean Pascal De Bandt" w:date="2023-01-11T17:58:00Z">
            <w:rPr/>
          </w:rPrChange>
        </w:rPr>
        <w:t>.</w:t>
      </w:r>
    </w:p>
    <w:p w14:paraId="4E0256D5" w14:textId="77777777" w:rsidR="002C0AF8" w:rsidRPr="008A7FB4" w:rsidRDefault="003E36B0">
      <w:pPr>
        <w:spacing w:before="132" w:line="386" w:lineRule="auto"/>
        <w:ind w:left="553" w:right="164" w:hanging="437"/>
        <w:jc w:val="both"/>
        <w:rPr>
          <w:lang w:val="en-US"/>
        </w:rPr>
      </w:pPr>
      <w:bookmarkStart w:id="166" w:name="_bookmark62"/>
      <w:bookmarkEnd w:id="166"/>
      <w:proofErr w:type="spellStart"/>
      <w:r w:rsidRPr="008A7FB4">
        <w:rPr>
          <w:w w:val="95"/>
          <w:lang w:val="en-US"/>
        </w:rPr>
        <w:t>Cannell</w:t>
      </w:r>
      <w:proofErr w:type="spellEnd"/>
      <w:r w:rsidRPr="008A7FB4">
        <w:rPr>
          <w:w w:val="95"/>
          <w:lang w:val="en-US"/>
        </w:rPr>
        <w:t xml:space="preserve">, John J et Bruce W Hollis. 2008. “Use of vitamin D in clinical practice.” </w:t>
      </w:r>
      <w:r w:rsidRPr="008A7FB4">
        <w:rPr>
          <w:i/>
          <w:w w:val="95"/>
          <w:lang w:val="en-US"/>
        </w:rPr>
        <w:t>Alternative medicine</w:t>
      </w:r>
      <w:r w:rsidRPr="008A7FB4">
        <w:rPr>
          <w:i/>
          <w:spacing w:val="1"/>
          <w:w w:val="95"/>
          <w:lang w:val="en-US"/>
        </w:rPr>
        <w:t xml:space="preserve"> </w:t>
      </w:r>
      <w:proofErr w:type="gramStart"/>
      <w:r w:rsidRPr="008A7FB4">
        <w:rPr>
          <w:i/>
          <w:lang w:val="en-US"/>
        </w:rPr>
        <w:t>review</w:t>
      </w:r>
      <w:r w:rsidRPr="008A7FB4">
        <w:rPr>
          <w:i/>
          <w:spacing w:val="-5"/>
          <w:lang w:val="en-US"/>
        </w:rPr>
        <w:t xml:space="preserve"> </w:t>
      </w:r>
      <w:r w:rsidRPr="008A7FB4">
        <w:rPr>
          <w:i/>
          <w:lang w:val="en-US"/>
        </w:rPr>
        <w:t>:</w:t>
      </w:r>
      <w:proofErr w:type="gramEnd"/>
      <w:r w:rsidRPr="008A7FB4">
        <w:rPr>
          <w:i/>
          <w:spacing w:val="-5"/>
          <w:lang w:val="en-US"/>
        </w:rPr>
        <w:t xml:space="preserve"> </w:t>
      </w:r>
      <w:r w:rsidRPr="008A7FB4">
        <w:rPr>
          <w:i/>
          <w:lang w:val="en-US"/>
        </w:rPr>
        <w:t>a</w:t>
      </w:r>
      <w:r w:rsidRPr="008A7FB4">
        <w:rPr>
          <w:i/>
          <w:spacing w:val="-5"/>
          <w:lang w:val="en-US"/>
        </w:rPr>
        <w:t xml:space="preserve"> </w:t>
      </w:r>
      <w:r w:rsidRPr="008A7FB4">
        <w:rPr>
          <w:i/>
          <w:lang w:val="en-US"/>
        </w:rPr>
        <w:t>journal</w:t>
      </w:r>
      <w:r w:rsidRPr="008A7FB4">
        <w:rPr>
          <w:i/>
          <w:spacing w:val="-5"/>
          <w:lang w:val="en-US"/>
        </w:rPr>
        <w:t xml:space="preserve"> </w:t>
      </w:r>
      <w:r w:rsidRPr="008A7FB4">
        <w:rPr>
          <w:i/>
          <w:lang w:val="en-US"/>
        </w:rPr>
        <w:t>of</w:t>
      </w:r>
      <w:r w:rsidRPr="008A7FB4">
        <w:rPr>
          <w:i/>
          <w:spacing w:val="-4"/>
          <w:lang w:val="en-US"/>
        </w:rPr>
        <w:t xml:space="preserve"> </w:t>
      </w:r>
      <w:r w:rsidRPr="008A7FB4">
        <w:rPr>
          <w:i/>
          <w:lang w:val="en-US"/>
        </w:rPr>
        <w:t>clinical</w:t>
      </w:r>
      <w:r w:rsidRPr="008A7FB4">
        <w:rPr>
          <w:i/>
          <w:spacing w:val="-5"/>
          <w:lang w:val="en-US"/>
        </w:rPr>
        <w:t xml:space="preserve"> </w:t>
      </w:r>
      <w:r w:rsidRPr="008A7FB4">
        <w:rPr>
          <w:i/>
          <w:lang w:val="en-US"/>
        </w:rPr>
        <w:t>therapeutic</w:t>
      </w:r>
      <w:r w:rsidRPr="008A7FB4">
        <w:rPr>
          <w:i/>
          <w:spacing w:val="-6"/>
          <w:lang w:val="en-US"/>
        </w:rPr>
        <w:t xml:space="preserve"> </w:t>
      </w:r>
      <w:r w:rsidRPr="008A7FB4">
        <w:rPr>
          <w:lang w:val="en-US"/>
        </w:rPr>
        <w:t>13</w:t>
      </w:r>
      <w:r w:rsidRPr="008A7FB4">
        <w:rPr>
          <w:spacing w:val="-5"/>
          <w:lang w:val="en-US"/>
        </w:rPr>
        <w:t xml:space="preserve"> </w:t>
      </w:r>
      <w:r w:rsidRPr="008A7FB4">
        <w:rPr>
          <w:lang w:val="en-US"/>
        </w:rPr>
        <w:t>(1)</w:t>
      </w:r>
      <w:r w:rsidRPr="008A7FB4">
        <w:rPr>
          <w:spacing w:val="-5"/>
          <w:lang w:val="en-US"/>
        </w:rPr>
        <w:t xml:space="preserve"> </w:t>
      </w:r>
      <w:r w:rsidRPr="008A7FB4">
        <w:rPr>
          <w:lang w:val="en-US"/>
        </w:rPr>
        <w:t>:</w:t>
      </w:r>
      <w:r w:rsidRPr="008A7FB4">
        <w:rPr>
          <w:spacing w:val="-4"/>
          <w:lang w:val="en-US"/>
        </w:rPr>
        <w:t xml:space="preserve"> </w:t>
      </w:r>
      <w:r w:rsidRPr="008A7FB4">
        <w:rPr>
          <w:lang w:val="en-US"/>
        </w:rPr>
        <w:t>6-20.</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1089-5159.</w:t>
      </w:r>
    </w:p>
    <w:p w14:paraId="4ACA1593" w14:textId="77777777" w:rsidR="002C0AF8" w:rsidRPr="008A7FB4" w:rsidRDefault="003E36B0">
      <w:pPr>
        <w:pStyle w:val="BodyText"/>
        <w:spacing w:before="134" w:line="386" w:lineRule="auto"/>
        <w:ind w:left="548" w:right="126" w:hanging="431"/>
        <w:jc w:val="both"/>
        <w:rPr>
          <w:lang w:val="en-US"/>
        </w:rPr>
      </w:pPr>
      <w:bookmarkStart w:id="167" w:name="_bookmark63"/>
      <w:bookmarkEnd w:id="167"/>
      <w:proofErr w:type="spellStart"/>
      <w:r w:rsidRPr="008A7FB4">
        <w:rPr>
          <w:lang w:val="en-US"/>
        </w:rPr>
        <w:t>Cantorna</w:t>
      </w:r>
      <w:proofErr w:type="spellEnd"/>
      <w:r w:rsidRPr="008A7FB4">
        <w:rPr>
          <w:lang w:val="en-US"/>
        </w:rPr>
        <w:t>,</w:t>
      </w:r>
      <w:r w:rsidRPr="008A7FB4">
        <w:rPr>
          <w:spacing w:val="-6"/>
          <w:lang w:val="en-US"/>
        </w:rPr>
        <w:t xml:space="preserve"> </w:t>
      </w:r>
      <w:r w:rsidRPr="008A7FB4">
        <w:rPr>
          <w:lang w:val="en-US"/>
        </w:rPr>
        <w:t>Margherita</w:t>
      </w:r>
      <w:r w:rsidRPr="008A7FB4">
        <w:rPr>
          <w:spacing w:val="-6"/>
          <w:lang w:val="en-US"/>
        </w:rPr>
        <w:t xml:space="preserve"> </w:t>
      </w:r>
      <w:r w:rsidRPr="008A7FB4">
        <w:rPr>
          <w:lang w:val="en-US"/>
        </w:rPr>
        <w:t>T.</w:t>
      </w:r>
      <w:r w:rsidRPr="008A7FB4">
        <w:rPr>
          <w:spacing w:val="-5"/>
          <w:lang w:val="en-US"/>
        </w:rPr>
        <w:t xml:space="preserve"> </w:t>
      </w:r>
      <w:r w:rsidRPr="008A7FB4">
        <w:rPr>
          <w:lang w:val="en-US"/>
        </w:rPr>
        <w:t>2010.</w:t>
      </w:r>
      <w:r w:rsidRPr="008A7FB4">
        <w:rPr>
          <w:spacing w:val="-6"/>
          <w:lang w:val="en-US"/>
        </w:rPr>
        <w:t xml:space="preserve"> </w:t>
      </w:r>
      <w:r w:rsidRPr="008A7FB4">
        <w:rPr>
          <w:lang w:val="en-US"/>
        </w:rPr>
        <w:t>“Mechanisms</w:t>
      </w:r>
      <w:r w:rsidRPr="008A7FB4">
        <w:rPr>
          <w:spacing w:val="-6"/>
          <w:lang w:val="en-US"/>
        </w:rPr>
        <w:t xml:space="preserve"> </w:t>
      </w:r>
      <w:r w:rsidRPr="008A7FB4">
        <w:rPr>
          <w:lang w:val="en-US"/>
        </w:rPr>
        <w:t>underlying</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effect</w:t>
      </w:r>
      <w:r w:rsidRPr="008A7FB4">
        <w:rPr>
          <w:spacing w:val="-6"/>
          <w:lang w:val="en-US"/>
        </w:rPr>
        <w:t xml:space="preserve"> </w:t>
      </w:r>
      <w:r w:rsidRPr="008A7FB4">
        <w:rPr>
          <w:lang w:val="en-US"/>
        </w:rPr>
        <w:t>of</w:t>
      </w:r>
      <w:r w:rsidRPr="008A7FB4">
        <w:rPr>
          <w:spacing w:val="-5"/>
          <w:lang w:val="en-US"/>
        </w:rPr>
        <w:t xml:space="preserve"> </w:t>
      </w:r>
      <w:r w:rsidRPr="008A7FB4">
        <w:rPr>
          <w:lang w:val="en-US"/>
        </w:rPr>
        <w:t>vitamin</w:t>
      </w:r>
      <w:r w:rsidRPr="008A7FB4">
        <w:rPr>
          <w:spacing w:val="-6"/>
          <w:lang w:val="en-US"/>
        </w:rPr>
        <w:t xml:space="preserve"> </w:t>
      </w:r>
      <w:r w:rsidRPr="008A7FB4">
        <w:rPr>
          <w:lang w:val="en-US"/>
        </w:rPr>
        <w:t>D</w:t>
      </w:r>
      <w:r w:rsidRPr="008A7FB4">
        <w:rPr>
          <w:spacing w:val="-6"/>
          <w:lang w:val="en-US"/>
        </w:rPr>
        <w:t xml:space="preserve"> </w:t>
      </w:r>
      <w:r w:rsidRPr="008A7FB4">
        <w:rPr>
          <w:lang w:val="en-US"/>
        </w:rPr>
        <w:t>on</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immune</w:t>
      </w:r>
      <w:r w:rsidRPr="008A7FB4">
        <w:rPr>
          <w:spacing w:val="-6"/>
          <w:lang w:val="en-US"/>
        </w:rPr>
        <w:t xml:space="preserve"> </w:t>
      </w:r>
      <w:r w:rsidRPr="008A7FB4">
        <w:rPr>
          <w:lang w:val="en-US"/>
        </w:rPr>
        <w:t>sys-</w:t>
      </w:r>
      <w:r w:rsidRPr="008A7FB4">
        <w:rPr>
          <w:spacing w:val="-52"/>
          <w:lang w:val="en-US"/>
        </w:rPr>
        <w:t xml:space="preserve"> </w:t>
      </w:r>
      <w:proofErr w:type="spellStart"/>
      <w:r w:rsidRPr="008A7FB4">
        <w:rPr>
          <w:lang w:val="en-US"/>
        </w:rPr>
        <w:t>tem</w:t>
      </w:r>
      <w:proofErr w:type="spellEnd"/>
      <w:r w:rsidRPr="008A7FB4">
        <w:rPr>
          <w:lang w:val="en-US"/>
        </w:rPr>
        <w:t>”.</w:t>
      </w:r>
      <w:r w:rsidRPr="008A7FB4">
        <w:rPr>
          <w:spacing w:val="-6"/>
          <w:lang w:val="en-US"/>
        </w:rPr>
        <w:t xml:space="preserve"> </w:t>
      </w:r>
      <w:r w:rsidRPr="008A7FB4">
        <w:rPr>
          <w:i/>
          <w:lang w:val="en-US"/>
        </w:rPr>
        <w:t>Proceedings</w:t>
      </w:r>
      <w:r w:rsidRPr="008A7FB4">
        <w:rPr>
          <w:i/>
          <w:spacing w:val="-6"/>
          <w:lang w:val="en-US"/>
        </w:rPr>
        <w:t xml:space="preserve"> </w:t>
      </w:r>
      <w:r w:rsidRPr="008A7FB4">
        <w:rPr>
          <w:i/>
          <w:lang w:val="en-US"/>
        </w:rPr>
        <w:t>of</w:t>
      </w:r>
      <w:r w:rsidRPr="008A7FB4">
        <w:rPr>
          <w:i/>
          <w:spacing w:val="-6"/>
          <w:lang w:val="en-US"/>
        </w:rPr>
        <w:t xml:space="preserve"> </w:t>
      </w:r>
      <w:r w:rsidRPr="008A7FB4">
        <w:rPr>
          <w:i/>
          <w:lang w:val="en-US"/>
        </w:rPr>
        <w:t>the</w:t>
      </w:r>
      <w:r w:rsidRPr="008A7FB4">
        <w:rPr>
          <w:i/>
          <w:spacing w:val="-6"/>
          <w:lang w:val="en-US"/>
        </w:rPr>
        <w:t xml:space="preserve"> </w:t>
      </w:r>
      <w:r w:rsidRPr="008A7FB4">
        <w:rPr>
          <w:i/>
          <w:lang w:val="en-US"/>
        </w:rPr>
        <w:t>Nutrition</w:t>
      </w:r>
      <w:r w:rsidRPr="008A7FB4">
        <w:rPr>
          <w:i/>
          <w:spacing w:val="-6"/>
          <w:lang w:val="en-US"/>
        </w:rPr>
        <w:t xml:space="preserve"> </w:t>
      </w:r>
      <w:r w:rsidRPr="008A7FB4">
        <w:rPr>
          <w:i/>
          <w:lang w:val="en-US"/>
        </w:rPr>
        <w:t>Society</w:t>
      </w:r>
      <w:r w:rsidRPr="008A7FB4">
        <w:rPr>
          <w:i/>
          <w:spacing w:val="-6"/>
          <w:lang w:val="en-US"/>
        </w:rPr>
        <w:t xml:space="preserve"> </w:t>
      </w:r>
      <w:r w:rsidRPr="008A7FB4">
        <w:rPr>
          <w:lang w:val="en-US"/>
        </w:rPr>
        <w:t>69</w:t>
      </w:r>
      <w:r w:rsidRPr="008A7FB4">
        <w:rPr>
          <w:spacing w:val="-6"/>
          <w:lang w:val="en-US"/>
        </w:rPr>
        <w:t xml:space="preserve"> </w:t>
      </w:r>
      <w:r w:rsidRPr="008A7FB4">
        <w:rPr>
          <w:lang w:val="en-US"/>
        </w:rPr>
        <w:t>(3</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286-289.</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0029-6651.</w:t>
      </w:r>
      <w:r w:rsidRPr="008A7FB4">
        <w:rPr>
          <w:spacing w:val="-6"/>
          <w:lang w:val="en-US"/>
        </w:rPr>
        <w:t xml:space="preserve"> </w:t>
      </w:r>
      <w:r>
        <w:fldChar w:fldCharType="begin"/>
      </w:r>
      <w:r w:rsidRPr="00AC48D4">
        <w:rPr>
          <w:lang w:val="en-US"/>
          <w:rPrChange w:id="168" w:author="Jean Pascal De Bandt" w:date="2023-01-11T17:58:00Z">
            <w:rPr/>
          </w:rPrChange>
        </w:rPr>
        <w:instrText>HYPERLINK "https://doi.org/10.1017/s0029665110001722" \h</w:instrText>
      </w:r>
      <w:r>
        <w:fldChar w:fldCharType="separate"/>
      </w:r>
      <w:r w:rsidRPr="008A7FB4">
        <w:rPr>
          <w:lang w:val="en-US"/>
        </w:rPr>
        <w:t>https://doi.org/</w:t>
      </w:r>
      <w:r>
        <w:rPr>
          <w:lang w:val="en-US"/>
        </w:rPr>
        <w:fldChar w:fldCharType="end"/>
      </w:r>
      <w:r w:rsidRPr="008A7FB4">
        <w:rPr>
          <w:spacing w:val="-53"/>
          <w:lang w:val="en-US"/>
        </w:rPr>
        <w:t xml:space="preserve"> </w:t>
      </w:r>
      <w:r>
        <w:fldChar w:fldCharType="begin"/>
      </w:r>
      <w:r w:rsidRPr="00AC48D4">
        <w:rPr>
          <w:lang w:val="en-US"/>
          <w:rPrChange w:id="169" w:author="Jean Pascal De Bandt" w:date="2023-01-11T17:58:00Z">
            <w:rPr/>
          </w:rPrChange>
        </w:rPr>
        <w:instrText>HYPERLINK "https://doi.org/10.1017/s0029665110001722" \h</w:instrText>
      </w:r>
      <w:r>
        <w:fldChar w:fldCharType="separate"/>
      </w:r>
      <w:r w:rsidRPr="008A7FB4">
        <w:rPr>
          <w:lang w:val="en-US"/>
        </w:rPr>
        <w:t>10.1017/s0029665110001722</w:t>
      </w:r>
      <w:r>
        <w:rPr>
          <w:lang w:val="en-US"/>
        </w:rPr>
        <w:fldChar w:fldCharType="end"/>
      </w:r>
      <w:r w:rsidRPr="008A7FB4">
        <w:rPr>
          <w:lang w:val="en-US"/>
        </w:rPr>
        <w:t>.</w:t>
      </w:r>
    </w:p>
    <w:p w14:paraId="45AA8D55" w14:textId="77777777" w:rsidR="002C0AF8" w:rsidRDefault="003E36B0">
      <w:pPr>
        <w:spacing w:before="133" w:line="386" w:lineRule="auto"/>
        <w:ind w:left="524" w:right="127" w:hanging="408"/>
        <w:jc w:val="both"/>
      </w:pPr>
      <w:bookmarkStart w:id="170" w:name="_bookmark64"/>
      <w:bookmarkEnd w:id="170"/>
      <w:r w:rsidRPr="008A7FB4">
        <w:rPr>
          <w:lang w:val="en-US"/>
        </w:rPr>
        <w:t>Caprio,</w:t>
      </w:r>
      <w:r w:rsidRPr="008A7FB4">
        <w:rPr>
          <w:spacing w:val="-12"/>
          <w:lang w:val="en-US"/>
        </w:rPr>
        <w:t xml:space="preserve"> </w:t>
      </w:r>
      <w:r w:rsidRPr="008A7FB4">
        <w:rPr>
          <w:lang w:val="en-US"/>
        </w:rPr>
        <w:t>Massimiliano,</w:t>
      </w:r>
      <w:r w:rsidRPr="008A7FB4">
        <w:rPr>
          <w:spacing w:val="-11"/>
          <w:lang w:val="en-US"/>
        </w:rPr>
        <w:t xml:space="preserve"> </w:t>
      </w:r>
      <w:r w:rsidRPr="008A7FB4">
        <w:rPr>
          <w:lang w:val="en-US"/>
        </w:rPr>
        <w:t>Marco</w:t>
      </w:r>
      <w:r w:rsidRPr="008A7FB4">
        <w:rPr>
          <w:spacing w:val="-11"/>
          <w:lang w:val="en-US"/>
        </w:rPr>
        <w:t xml:space="preserve"> </w:t>
      </w:r>
      <w:r w:rsidRPr="008A7FB4">
        <w:rPr>
          <w:lang w:val="en-US"/>
        </w:rPr>
        <w:t>Infante,</w:t>
      </w:r>
      <w:r w:rsidRPr="008A7FB4">
        <w:rPr>
          <w:spacing w:val="-10"/>
          <w:lang w:val="en-US"/>
        </w:rPr>
        <w:t xml:space="preserve"> </w:t>
      </w:r>
      <w:r w:rsidRPr="008A7FB4">
        <w:rPr>
          <w:lang w:val="en-US"/>
        </w:rPr>
        <w:t>Matilde</w:t>
      </w:r>
      <w:r w:rsidRPr="008A7FB4">
        <w:rPr>
          <w:spacing w:val="-11"/>
          <w:lang w:val="en-US"/>
        </w:rPr>
        <w:t xml:space="preserve"> </w:t>
      </w:r>
      <w:proofErr w:type="spellStart"/>
      <w:r w:rsidRPr="008A7FB4">
        <w:rPr>
          <w:lang w:val="en-US"/>
        </w:rPr>
        <w:t>Calanchini</w:t>
      </w:r>
      <w:proofErr w:type="spellEnd"/>
      <w:r w:rsidRPr="008A7FB4">
        <w:rPr>
          <w:lang w:val="en-US"/>
        </w:rPr>
        <w:t>,</w:t>
      </w:r>
      <w:r w:rsidRPr="008A7FB4">
        <w:rPr>
          <w:spacing w:val="-12"/>
          <w:lang w:val="en-US"/>
        </w:rPr>
        <w:t xml:space="preserve"> </w:t>
      </w:r>
      <w:r w:rsidRPr="008A7FB4">
        <w:rPr>
          <w:lang w:val="en-US"/>
        </w:rPr>
        <w:t>Caterina</w:t>
      </w:r>
      <w:r w:rsidRPr="008A7FB4">
        <w:rPr>
          <w:spacing w:val="-11"/>
          <w:lang w:val="en-US"/>
        </w:rPr>
        <w:t xml:space="preserve"> </w:t>
      </w:r>
      <w:proofErr w:type="spellStart"/>
      <w:r w:rsidRPr="008A7FB4">
        <w:rPr>
          <w:lang w:val="en-US"/>
        </w:rPr>
        <w:t>Mammi</w:t>
      </w:r>
      <w:proofErr w:type="spellEnd"/>
      <w:r w:rsidRPr="008A7FB4">
        <w:rPr>
          <w:spacing w:val="-10"/>
          <w:lang w:val="en-US"/>
        </w:rPr>
        <w:t xml:space="preserve"> </w:t>
      </w:r>
      <w:r w:rsidRPr="008A7FB4">
        <w:rPr>
          <w:lang w:val="en-US"/>
        </w:rPr>
        <w:t>et</w:t>
      </w:r>
      <w:r w:rsidRPr="008A7FB4">
        <w:rPr>
          <w:spacing w:val="-11"/>
          <w:lang w:val="en-US"/>
        </w:rPr>
        <w:t xml:space="preserve"> </w:t>
      </w:r>
      <w:r w:rsidRPr="008A7FB4">
        <w:rPr>
          <w:lang w:val="en-US"/>
        </w:rPr>
        <w:t>Andrea</w:t>
      </w:r>
      <w:r w:rsidRPr="008A7FB4">
        <w:rPr>
          <w:spacing w:val="-11"/>
          <w:lang w:val="en-US"/>
        </w:rPr>
        <w:t xml:space="preserve"> </w:t>
      </w:r>
      <w:proofErr w:type="spellStart"/>
      <w:r w:rsidRPr="008A7FB4">
        <w:rPr>
          <w:lang w:val="en-US"/>
        </w:rPr>
        <w:t>Fabbri</w:t>
      </w:r>
      <w:proofErr w:type="spellEnd"/>
      <w:r w:rsidRPr="008A7FB4">
        <w:rPr>
          <w:lang w:val="en-US"/>
        </w:rPr>
        <w:t>.</w:t>
      </w:r>
      <w:r w:rsidRPr="008A7FB4">
        <w:rPr>
          <w:spacing w:val="-12"/>
          <w:lang w:val="en-US"/>
        </w:rPr>
        <w:t xml:space="preserve"> </w:t>
      </w:r>
      <w:r w:rsidRPr="008A7FB4">
        <w:rPr>
          <w:lang w:val="en-US"/>
        </w:rPr>
        <w:t>2017.</w:t>
      </w:r>
      <w:r w:rsidRPr="008A7FB4">
        <w:rPr>
          <w:spacing w:val="-52"/>
          <w:lang w:val="en-US"/>
        </w:rPr>
        <w:t xml:space="preserve"> </w:t>
      </w:r>
      <w:r w:rsidRPr="008A7FB4">
        <w:rPr>
          <w:lang w:val="en-US"/>
        </w:rPr>
        <w:t>“Vitamin</w:t>
      </w:r>
      <w:r w:rsidRPr="008A7FB4">
        <w:rPr>
          <w:spacing w:val="-11"/>
          <w:lang w:val="en-US"/>
        </w:rPr>
        <w:t xml:space="preserve"> </w:t>
      </w:r>
      <w:proofErr w:type="gramStart"/>
      <w:r w:rsidRPr="008A7FB4">
        <w:rPr>
          <w:lang w:val="en-US"/>
        </w:rPr>
        <w:t>D</w:t>
      </w:r>
      <w:r w:rsidRPr="008A7FB4">
        <w:rPr>
          <w:spacing w:val="-11"/>
          <w:lang w:val="en-US"/>
        </w:rPr>
        <w:t xml:space="preserve"> </w:t>
      </w:r>
      <w:r w:rsidRPr="008A7FB4">
        <w:rPr>
          <w:lang w:val="en-US"/>
        </w:rPr>
        <w:t>:</w:t>
      </w:r>
      <w:proofErr w:type="gramEnd"/>
      <w:r w:rsidRPr="008A7FB4">
        <w:rPr>
          <w:spacing w:val="-11"/>
          <w:lang w:val="en-US"/>
        </w:rPr>
        <w:t xml:space="preserve"> </w:t>
      </w:r>
      <w:r w:rsidRPr="008A7FB4">
        <w:rPr>
          <w:lang w:val="en-US"/>
        </w:rPr>
        <w:t>not</w:t>
      </w:r>
      <w:r w:rsidRPr="008A7FB4">
        <w:rPr>
          <w:spacing w:val="-11"/>
          <w:lang w:val="en-US"/>
        </w:rPr>
        <w:t xml:space="preserve"> </w:t>
      </w:r>
      <w:r w:rsidRPr="008A7FB4">
        <w:rPr>
          <w:lang w:val="en-US"/>
        </w:rPr>
        <w:t>just</w:t>
      </w:r>
      <w:r w:rsidRPr="008A7FB4">
        <w:rPr>
          <w:spacing w:val="-11"/>
          <w:lang w:val="en-US"/>
        </w:rPr>
        <w:t xml:space="preserve"> </w:t>
      </w:r>
      <w:r w:rsidRPr="008A7FB4">
        <w:rPr>
          <w:lang w:val="en-US"/>
        </w:rPr>
        <w:t>the</w:t>
      </w:r>
      <w:r w:rsidRPr="008A7FB4">
        <w:rPr>
          <w:spacing w:val="-11"/>
          <w:lang w:val="en-US"/>
        </w:rPr>
        <w:t xml:space="preserve"> </w:t>
      </w:r>
      <w:r w:rsidRPr="008A7FB4">
        <w:rPr>
          <w:lang w:val="en-US"/>
        </w:rPr>
        <w:t>bone.</w:t>
      </w:r>
      <w:r w:rsidRPr="008A7FB4">
        <w:rPr>
          <w:spacing w:val="-10"/>
          <w:lang w:val="en-US"/>
        </w:rPr>
        <w:t xml:space="preserve"> </w:t>
      </w:r>
      <w:r w:rsidRPr="008A7FB4">
        <w:rPr>
          <w:lang w:val="en-US"/>
        </w:rPr>
        <w:t>Evidence</w:t>
      </w:r>
      <w:r w:rsidRPr="008A7FB4">
        <w:rPr>
          <w:spacing w:val="-11"/>
          <w:lang w:val="en-US"/>
        </w:rPr>
        <w:t xml:space="preserve"> </w:t>
      </w:r>
      <w:r w:rsidRPr="008A7FB4">
        <w:rPr>
          <w:lang w:val="en-US"/>
        </w:rPr>
        <w:t>for</w:t>
      </w:r>
      <w:r w:rsidRPr="008A7FB4">
        <w:rPr>
          <w:spacing w:val="-11"/>
          <w:lang w:val="en-US"/>
        </w:rPr>
        <w:t xml:space="preserve"> </w:t>
      </w:r>
      <w:r w:rsidRPr="008A7FB4">
        <w:rPr>
          <w:lang w:val="en-US"/>
        </w:rPr>
        <w:t>beneficial</w:t>
      </w:r>
      <w:r w:rsidRPr="008A7FB4">
        <w:rPr>
          <w:spacing w:val="-11"/>
          <w:lang w:val="en-US"/>
        </w:rPr>
        <w:t xml:space="preserve"> </w:t>
      </w:r>
      <w:r w:rsidRPr="008A7FB4">
        <w:rPr>
          <w:lang w:val="en-US"/>
        </w:rPr>
        <w:t>pleiotropic</w:t>
      </w:r>
      <w:r w:rsidRPr="008A7FB4">
        <w:rPr>
          <w:spacing w:val="-11"/>
          <w:lang w:val="en-US"/>
        </w:rPr>
        <w:t xml:space="preserve"> </w:t>
      </w:r>
      <w:proofErr w:type="spellStart"/>
      <w:r w:rsidRPr="008A7FB4">
        <w:rPr>
          <w:lang w:val="en-US"/>
        </w:rPr>
        <w:t>extraskeletal</w:t>
      </w:r>
      <w:proofErr w:type="spellEnd"/>
      <w:r w:rsidRPr="008A7FB4">
        <w:rPr>
          <w:spacing w:val="-11"/>
          <w:lang w:val="en-US"/>
        </w:rPr>
        <w:t xml:space="preserve"> </w:t>
      </w:r>
      <w:r w:rsidRPr="008A7FB4">
        <w:rPr>
          <w:lang w:val="en-US"/>
        </w:rPr>
        <w:t>effects”.</w:t>
      </w:r>
      <w:r w:rsidRPr="008A7FB4">
        <w:rPr>
          <w:spacing w:val="-11"/>
          <w:lang w:val="en-US"/>
        </w:rPr>
        <w:t xml:space="preserve"> </w:t>
      </w:r>
      <w:r w:rsidRPr="008A7FB4">
        <w:rPr>
          <w:i/>
          <w:lang w:val="en-US"/>
        </w:rPr>
        <w:t>Eating</w:t>
      </w:r>
      <w:r w:rsidRPr="008A7FB4">
        <w:rPr>
          <w:i/>
          <w:spacing w:val="-53"/>
          <w:lang w:val="en-US"/>
        </w:rPr>
        <w:t xml:space="preserve"> </w:t>
      </w:r>
      <w:r w:rsidRPr="008A7FB4">
        <w:rPr>
          <w:i/>
          <w:lang w:val="en-US"/>
        </w:rPr>
        <w:t>and</w:t>
      </w:r>
      <w:r w:rsidRPr="008A7FB4">
        <w:rPr>
          <w:i/>
          <w:spacing w:val="-5"/>
          <w:lang w:val="en-US"/>
        </w:rPr>
        <w:t xml:space="preserve"> </w:t>
      </w:r>
      <w:r w:rsidRPr="008A7FB4">
        <w:rPr>
          <w:i/>
          <w:lang w:val="en-US"/>
        </w:rPr>
        <w:t>Weight</w:t>
      </w:r>
      <w:r w:rsidRPr="008A7FB4">
        <w:rPr>
          <w:i/>
          <w:spacing w:val="-5"/>
          <w:lang w:val="en-US"/>
        </w:rPr>
        <w:t xml:space="preserve"> </w:t>
      </w:r>
      <w:r w:rsidRPr="008A7FB4">
        <w:rPr>
          <w:i/>
          <w:lang w:val="en-US"/>
        </w:rPr>
        <w:t>Disorders</w:t>
      </w:r>
      <w:r w:rsidRPr="008A7FB4">
        <w:rPr>
          <w:i/>
          <w:spacing w:val="-4"/>
          <w:lang w:val="en-US"/>
        </w:rPr>
        <w:t xml:space="preserve"> </w:t>
      </w:r>
      <w:r w:rsidRPr="008A7FB4">
        <w:rPr>
          <w:i/>
          <w:lang w:val="en-US"/>
        </w:rPr>
        <w:t>-</w:t>
      </w:r>
      <w:r w:rsidRPr="008A7FB4">
        <w:rPr>
          <w:i/>
          <w:spacing w:val="-4"/>
          <w:lang w:val="en-US"/>
        </w:rPr>
        <w:t xml:space="preserve"> </w:t>
      </w:r>
      <w:r w:rsidRPr="008A7FB4">
        <w:rPr>
          <w:i/>
          <w:lang w:val="en-US"/>
        </w:rPr>
        <w:t>Studies</w:t>
      </w:r>
      <w:r w:rsidRPr="008A7FB4">
        <w:rPr>
          <w:i/>
          <w:spacing w:val="-4"/>
          <w:lang w:val="en-US"/>
        </w:rPr>
        <w:t xml:space="preserve"> </w:t>
      </w:r>
      <w:r w:rsidRPr="008A7FB4">
        <w:rPr>
          <w:i/>
          <w:lang w:val="en-US"/>
        </w:rPr>
        <w:t>on</w:t>
      </w:r>
      <w:r w:rsidRPr="008A7FB4">
        <w:rPr>
          <w:i/>
          <w:spacing w:val="-4"/>
          <w:lang w:val="en-US"/>
        </w:rPr>
        <w:t xml:space="preserve"> </w:t>
      </w:r>
      <w:r w:rsidRPr="008A7FB4">
        <w:rPr>
          <w:i/>
          <w:lang w:val="en-US"/>
        </w:rPr>
        <w:t>Anorexia,</w:t>
      </w:r>
      <w:r w:rsidRPr="008A7FB4">
        <w:rPr>
          <w:i/>
          <w:spacing w:val="-4"/>
          <w:lang w:val="en-US"/>
        </w:rPr>
        <w:t xml:space="preserve"> </w:t>
      </w:r>
      <w:r w:rsidRPr="008A7FB4">
        <w:rPr>
          <w:i/>
          <w:lang w:val="en-US"/>
        </w:rPr>
        <w:t>Bulimia</w:t>
      </w:r>
      <w:r w:rsidRPr="008A7FB4">
        <w:rPr>
          <w:i/>
          <w:spacing w:val="-4"/>
          <w:lang w:val="en-US"/>
        </w:rPr>
        <w:t xml:space="preserve"> </w:t>
      </w:r>
      <w:r w:rsidRPr="008A7FB4">
        <w:rPr>
          <w:i/>
          <w:lang w:val="en-US"/>
        </w:rPr>
        <w:t>and</w:t>
      </w:r>
      <w:r w:rsidRPr="008A7FB4">
        <w:rPr>
          <w:i/>
          <w:spacing w:val="-4"/>
          <w:lang w:val="en-US"/>
        </w:rPr>
        <w:t xml:space="preserve"> </w:t>
      </w:r>
      <w:r w:rsidRPr="008A7FB4">
        <w:rPr>
          <w:i/>
          <w:lang w:val="en-US"/>
        </w:rPr>
        <w:t>Obesity</w:t>
      </w:r>
      <w:r w:rsidRPr="008A7FB4">
        <w:rPr>
          <w:i/>
          <w:spacing w:val="-4"/>
          <w:lang w:val="en-US"/>
        </w:rPr>
        <w:t xml:space="preserve"> </w:t>
      </w:r>
      <w:r w:rsidRPr="008A7FB4">
        <w:rPr>
          <w:lang w:val="en-US"/>
        </w:rPr>
        <w:t>22</w:t>
      </w:r>
      <w:r w:rsidRPr="008A7FB4">
        <w:rPr>
          <w:spacing w:val="-5"/>
          <w:lang w:val="en-US"/>
        </w:rPr>
        <w:t xml:space="preserve"> </w:t>
      </w:r>
      <w:r w:rsidRPr="008A7FB4">
        <w:rPr>
          <w:lang w:val="en-US"/>
        </w:rPr>
        <w:t>(1</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27-41.</w:t>
      </w:r>
      <w:r w:rsidRPr="008A7FB4">
        <w:rPr>
          <w:spacing w:val="-4"/>
          <w:lang w:val="en-US"/>
        </w:rPr>
        <w:t xml:space="preserve"> </w:t>
      </w:r>
      <w:r>
        <w:t>ISSN</w:t>
      </w:r>
      <w:r>
        <w:rPr>
          <w:spacing w:val="-4"/>
        </w:rPr>
        <w:t xml:space="preserve"> </w:t>
      </w:r>
      <w:r>
        <w:t>:</w:t>
      </w:r>
      <w:r>
        <w:rPr>
          <w:spacing w:val="-4"/>
        </w:rPr>
        <w:t xml:space="preserve"> </w:t>
      </w:r>
      <w:r>
        <w:t>1124-</w:t>
      </w:r>
      <w:r>
        <w:rPr>
          <w:spacing w:val="-52"/>
        </w:rPr>
        <w:t xml:space="preserve"> </w:t>
      </w:r>
      <w:r>
        <w:t>4909.</w:t>
      </w:r>
      <w:r>
        <w:rPr>
          <w:spacing w:val="-2"/>
        </w:rPr>
        <w:t xml:space="preserve"> </w:t>
      </w:r>
      <w:hyperlink r:id="rId31">
        <w:r>
          <w:t>https://doi.org/10.1007/s40519-016-0312-6</w:t>
        </w:r>
      </w:hyperlink>
      <w:r>
        <w:t>.</w:t>
      </w:r>
    </w:p>
    <w:p w14:paraId="3AFCC30E" w14:textId="77777777" w:rsidR="002C0AF8" w:rsidRPr="008A7FB4" w:rsidRDefault="003E36B0">
      <w:pPr>
        <w:spacing w:before="132" w:line="386" w:lineRule="auto"/>
        <w:ind w:left="553" w:right="162" w:hanging="437"/>
        <w:jc w:val="both"/>
        <w:rPr>
          <w:lang w:val="en-US"/>
        </w:rPr>
      </w:pPr>
      <w:bookmarkStart w:id="171" w:name="_bookmark65"/>
      <w:bookmarkEnd w:id="171"/>
      <w:proofErr w:type="spellStart"/>
      <w:r>
        <w:rPr>
          <w:w w:val="95"/>
        </w:rPr>
        <w:t>Carmeliet</w:t>
      </w:r>
      <w:proofErr w:type="spellEnd"/>
      <w:r>
        <w:rPr>
          <w:w w:val="95"/>
        </w:rPr>
        <w:t xml:space="preserve">, Geert, </w:t>
      </w:r>
      <w:proofErr w:type="spellStart"/>
      <w:r>
        <w:rPr>
          <w:w w:val="95"/>
        </w:rPr>
        <w:t>Veronique</w:t>
      </w:r>
      <w:proofErr w:type="spellEnd"/>
      <w:r>
        <w:rPr>
          <w:w w:val="95"/>
        </w:rPr>
        <w:t xml:space="preserve"> </w:t>
      </w:r>
      <w:proofErr w:type="spellStart"/>
      <w:r>
        <w:rPr>
          <w:w w:val="95"/>
        </w:rPr>
        <w:t>Dermauw</w:t>
      </w:r>
      <w:proofErr w:type="spellEnd"/>
      <w:r>
        <w:rPr>
          <w:w w:val="95"/>
        </w:rPr>
        <w:t xml:space="preserve"> et Roger Bouillon. </w:t>
      </w:r>
      <w:r w:rsidRPr="008A7FB4">
        <w:rPr>
          <w:w w:val="95"/>
          <w:lang w:val="en-US"/>
        </w:rPr>
        <w:t>2015. “Vitamin D signaling in calcium and</w:t>
      </w:r>
      <w:r w:rsidRPr="008A7FB4">
        <w:rPr>
          <w:spacing w:val="1"/>
          <w:w w:val="95"/>
          <w:lang w:val="en-US"/>
        </w:rPr>
        <w:t xml:space="preserve"> </w:t>
      </w:r>
      <w:r w:rsidRPr="008A7FB4">
        <w:rPr>
          <w:lang w:val="en-US"/>
        </w:rPr>
        <w:t xml:space="preserve">bone homeostasis : A delicate balance”. </w:t>
      </w:r>
      <w:r w:rsidRPr="008A7FB4">
        <w:rPr>
          <w:i/>
          <w:lang w:val="en-US"/>
        </w:rPr>
        <w:t>Best Practice &amp; Research Clinical Endocrinology &amp;</w:t>
      </w:r>
      <w:r w:rsidRPr="008A7FB4">
        <w:rPr>
          <w:i/>
          <w:spacing w:val="1"/>
          <w:lang w:val="en-US"/>
        </w:rPr>
        <w:t xml:space="preserve"> </w:t>
      </w:r>
      <w:r w:rsidRPr="008A7FB4">
        <w:rPr>
          <w:i/>
          <w:w w:val="95"/>
          <w:lang w:val="en-US"/>
        </w:rPr>
        <w:t>Metabolism</w:t>
      </w:r>
      <w:r w:rsidRPr="008A7FB4">
        <w:rPr>
          <w:i/>
          <w:spacing w:val="18"/>
          <w:w w:val="95"/>
          <w:lang w:val="en-US"/>
        </w:rPr>
        <w:t xml:space="preserve"> </w:t>
      </w:r>
      <w:r w:rsidRPr="008A7FB4">
        <w:rPr>
          <w:w w:val="95"/>
          <w:lang w:val="en-US"/>
        </w:rPr>
        <w:t>29</w:t>
      </w:r>
      <w:r w:rsidRPr="008A7FB4">
        <w:rPr>
          <w:spacing w:val="19"/>
          <w:w w:val="95"/>
          <w:lang w:val="en-US"/>
        </w:rPr>
        <w:t xml:space="preserve"> </w:t>
      </w:r>
      <w:r w:rsidRPr="008A7FB4">
        <w:rPr>
          <w:w w:val="95"/>
          <w:lang w:val="en-US"/>
        </w:rPr>
        <w:t>(4)</w:t>
      </w:r>
      <w:r w:rsidRPr="008A7FB4">
        <w:rPr>
          <w:spacing w:val="18"/>
          <w:w w:val="95"/>
          <w:lang w:val="en-US"/>
        </w:rPr>
        <w:t xml:space="preserve"> </w:t>
      </w:r>
      <w:r w:rsidRPr="008A7FB4">
        <w:rPr>
          <w:w w:val="95"/>
          <w:lang w:val="en-US"/>
        </w:rPr>
        <w:t>:</w:t>
      </w:r>
      <w:r w:rsidRPr="008A7FB4">
        <w:rPr>
          <w:spacing w:val="19"/>
          <w:w w:val="95"/>
          <w:lang w:val="en-US"/>
        </w:rPr>
        <w:t xml:space="preserve"> </w:t>
      </w:r>
      <w:r w:rsidRPr="008A7FB4">
        <w:rPr>
          <w:w w:val="95"/>
          <w:lang w:val="en-US"/>
        </w:rPr>
        <w:t>621-631.</w:t>
      </w:r>
      <w:r w:rsidRPr="008A7FB4">
        <w:rPr>
          <w:spacing w:val="18"/>
          <w:w w:val="95"/>
          <w:lang w:val="en-US"/>
        </w:rPr>
        <w:t xml:space="preserve"> </w:t>
      </w:r>
      <w:proofErr w:type="gramStart"/>
      <w:r w:rsidRPr="008A7FB4">
        <w:rPr>
          <w:w w:val="95"/>
          <w:lang w:val="en-US"/>
        </w:rPr>
        <w:t>ISSN</w:t>
      </w:r>
      <w:r w:rsidRPr="008A7FB4">
        <w:rPr>
          <w:spacing w:val="19"/>
          <w:w w:val="95"/>
          <w:lang w:val="en-US"/>
        </w:rPr>
        <w:t xml:space="preserve"> </w:t>
      </w:r>
      <w:r w:rsidRPr="008A7FB4">
        <w:rPr>
          <w:w w:val="95"/>
          <w:lang w:val="en-US"/>
        </w:rPr>
        <w:t>:</w:t>
      </w:r>
      <w:proofErr w:type="gramEnd"/>
      <w:r w:rsidRPr="008A7FB4">
        <w:rPr>
          <w:spacing w:val="18"/>
          <w:w w:val="95"/>
          <w:lang w:val="en-US"/>
        </w:rPr>
        <w:t xml:space="preserve"> </w:t>
      </w:r>
      <w:r w:rsidRPr="008A7FB4">
        <w:rPr>
          <w:w w:val="95"/>
          <w:lang w:val="en-US"/>
        </w:rPr>
        <w:t>1521-690X.</w:t>
      </w:r>
      <w:r w:rsidRPr="008A7FB4">
        <w:rPr>
          <w:spacing w:val="19"/>
          <w:w w:val="95"/>
          <w:lang w:val="en-US"/>
        </w:rPr>
        <w:t xml:space="preserve"> </w:t>
      </w:r>
      <w:r>
        <w:fldChar w:fldCharType="begin"/>
      </w:r>
      <w:r w:rsidRPr="00AC48D4">
        <w:rPr>
          <w:lang w:val="en-US"/>
          <w:rPrChange w:id="172" w:author="Jean Pascal De Bandt" w:date="2023-01-11T17:58:00Z">
            <w:rPr/>
          </w:rPrChange>
        </w:rPr>
        <w:instrText>HYPERLINK "https://doi.org/10.1016/j.beem.2015.06.001" \h</w:instrText>
      </w:r>
      <w:r>
        <w:fldChar w:fldCharType="separate"/>
      </w:r>
      <w:r w:rsidRPr="008A7FB4">
        <w:rPr>
          <w:w w:val="95"/>
          <w:lang w:val="en-US"/>
        </w:rPr>
        <w:t>https://doi.org/10.1016/j.beem.2015.06.001</w:t>
      </w:r>
      <w:r>
        <w:rPr>
          <w:w w:val="95"/>
          <w:lang w:val="en-US"/>
        </w:rPr>
        <w:fldChar w:fldCharType="end"/>
      </w:r>
      <w:r w:rsidRPr="008A7FB4">
        <w:rPr>
          <w:w w:val="95"/>
          <w:lang w:val="en-US"/>
        </w:rPr>
        <w:t>.</w:t>
      </w:r>
    </w:p>
    <w:p w14:paraId="0DD3CD60" w14:textId="77777777" w:rsidR="002C0AF8" w:rsidRPr="008A7FB4" w:rsidRDefault="003E36B0">
      <w:pPr>
        <w:pStyle w:val="BodyText"/>
        <w:spacing w:before="133" w:line="386" w:lineRule="auto"/>
        <w:ind w:left="553" w:right="125" w:hanging="437"/>
        <w:jc w:val="both"/>
        <w:rPr>
          <w:lang w:val="en-US"/>
        </w:rPr>
      </w:pPr>
      <w:bookmarkStart w:id="173" w:name="_bookmark66"/>
      <w:bookmarkEnd w:id="173"/>
      <w:proofErr w:type="spellStart"/>
      <w:r>
        <w:t>Cheroutre</w:t>
      </w:r>
      <w:proofErr w:type="spellEnd"/>
      <w:r>
        <w:t>,</w:t>
      </w:r>
      <w:r>
        <w:rPr>
          <w:spacing w:val="-8"/>
        </w:rPr>
        <w:t xml:space="preserve"> </w:t>
      </w:r>
      <w:r>
        <w:t>Hilde</w:t>
      </w:r>
      <w:r>
        <w:rPr>
          <w:spacing w:val="-8"/>
        </w:rPr>
        <w:t xml:space="preserve"> </w:t>
      </w:r>
      <w:r>
        <w:t>et</w:t>
      </w:r>
      <w:r>
        <w:rPr>
          <w:spacing w:val="-7"/>
        </w:rPr>
        <w:t xml:space="preserve"> </w:t>
      </w:r>
      <w:r>
        <w:t>Florence</w:t>
      </w:r>
      <w:r>
        <w:rPr>
          <w:spacing w:val="-7"/>
        </w:rPr>
        <w:t xml:space="preserve"> </w:t>
      </w:r>
      <w:proofErr w:type="spellStart"/>
      <w:r>
        <w:t>Lambolez</w:t>
      </w:r>
      <w:proofErr w:type="spellEnd"/>
      <w:r>
        <w:t>.</w:t>
      </w:r>
      <w:r>
        <w:rPr>
          <w:spacing w:val="-8"/>
        </w:rPr>
        <w:t xml:space="preserve"> </w:t>
      </w:r>
      <w:r w:rsidRPr="008A7FB4">
        <w:rPr>
          <w:lang w:val="en-US"/>
        </w:rPr>
        <w:t>2008.</w:t>
      </w:r>
      <w:r w:rsidRPr="008A7FB4">
        <w:rPr>
          <w:spacing w:val="-8"/>
          <w:lang w:val="en-US"/>
        </w:rPr>
        <w:t xml:space="preserve"> </w:t>
      </w:r>
      <w:r w:rsidRPr="008A7FB4">
        <w:rPr>
          <w:lang w:val="en-US"/>
        </w:rPr>
        <w:t>“Doubting</w:t>
      </w:r>
      <w:r w:rsidRPr="008A7FB4">
        <w:rPr>
          <w:spacing w:val="-7"/>
          <w:lang w:val="en-US"/>
        </w:rPr>
        <w:t xml:space="preserve"> </w:t>
      </w:r>
      <w:r w:rsidRPr="008A7FB4">
        <w:rPr>
          <w:lang w:val="en-US"/>
        </w:rPr>
        <w:t>the</w:t>
      </w:r>
      <w:r w:rsidRPr="008A7FB4">
        <w:rPr>
          <w:spacing w:val="-7"/>
          <w:lang w:val="en-US"/>
        </w:rPr>
        <w:t xml:space="preserve"> </w:t>
      </w:r>
      <w:r w:rsidRPr="008A7FB4">
        <w:rPr>
          <w:lang w:val="en-US"/>
        </w:rPr>
        <w:t>TCR</w:t>
      </w:r>
      <w:r w:rsidRPr="008A7FB4">
        <w:rPr>
          <w:spacing w:val="-7"/>
          <w:lang w:val="en-US"/>
        </w:rPr>
        <w:t xml:space="preserve"> </w:t>
      </w:r>
      <w:r w:rsidRPr="008A7FB4">
        <w:rPr>
          <w:lang w:val="en-US"/>
        </w:rPr>
        <w:t>Coreceptor</w:t>
      </w:r>
      <w:r w:rsidRPr="008A7FB4">
        <w:rPr>
          <w:spacing w:val="-8"/>
          <w:lang w:val="en-US"/>
        </w:rPr>
        <w:t xml:space="preserve"> </w:t>
      </w:r>
      <w:r w:rsidRPr="008A7FB4">
        <w:rPr>
          <w:lang w:val="en-US"/>
        </w:rPr>
        <w:t>Function</w:t>
      </w:r>
      <w:r w:rsidRPr="008A7FB4">
        <w:rPr>
          <w:spacing w:val="-8"/>
          <w:lang w:val="en-US"/>
        </w:rPr>
        <w:t xml:space="preserve"> </w:t>
      </w:r>
      <w:r w:rsidRPr="008A7FB4">
        <w:rPr>
          <w:lang w:val="en-US"/>
        </w:rPr>
        <w:t>of</w:t>
      </w:r>
      <w:r w:rsidRPr="008A7FB4">
        <w:rPr>
          <w:spacing w:val="-7"/>
          <w:lang w:val="en-US"/>
        </w:rPr>
        <w:t xml:space="preserve"> </w:t>
      </w:r>
      <w:r w:rsidRPr="008A7FB4">
        <w:rPr>
          <w:lang w:val="en-US"/>
        </w:rPr>
        <w:t>CD8</w:t>
      </w:r>
      <w:r>
        <w:t>αα</w:t>
      </w:r>
      <w:r w:rsidRPr="008A7FB4">
        <w:rPr>
          <w:lang w:val="en-US"/>
        </w:rPr>
        <w:t>”.</w:t>
      </w:r>
      <w:r w:rsidRPr="008A7FB4">
        <w:rPr>
          <w:spacing w:val="-53"/>
          <w:lang w:val="en-US"/>
        </w:rPr>
        <w:t xml:space="preserve"> </w:t>
      </w:r>
      <w:r w:rsidRPr="008A7FB4">
        <w:rPr>
          <w:lang w:val="en-US"/>
        </w:rPr>
        <w:t>Reference</w:t>
      </w:r>
      <w:r w:rsidRPr="008A7FB4">
        <w:rPr>
          <w:spacing w:val="-13"/>
          <w:lang w:val="en-US"/>
        </w:rPr>
        <w:t xml:space="preserve"> </w:t>
      </w:r>
      <w:r w:rsidRPr="008A7FB4">
        <w:rPr>
          <w:lang w:val="en-US"/>
        </w:rPr>
        <w:t>for</w:t>
      </w:r>
      <w:r w:rsidRPr="008A7FB4">
        <w:rPr>
          <w:spacing w:val="-12"/>
          <w:lang w:val="en-US"/>
        </w:rPr>
        <w:t xml:space="preserve"> </w:t>
      </w:r>
      <w:proofErr w:type="spellStart"/>
      <w:r w:rsidRPr="008A7FB4">
        <w:rPr>
          <w:lang w:val="en-US"/>
        </w:rPr>
        <w:t>Cantorna</w:t>
      </w:r>
      <w:proofErr w:type="spellEnd"/>
      <w:r w:rsidRPr="008A7FB4">
        <w:rPr>
          <w:lang w:val="en-US"/>
        </w:rPr>
        <w:t>,</w:t>
      </w:r>
      <w:r w:rsidRPr="008A7FB4">
        <w:rPr>
          <w:spacing w:val="-13"/>
          <w:lang w:val="en-US"/>
        </w:rPr>
        <w:t xml:space="preserve"> </w:t>
      </w:r>
      <w:r w:rsidRPr="008A7FB4">
        <w:rPr>
          <w:lang w:val="en-US"/>
        </w:rPr>
        <w:t>on</w:t>
      </w:r>
      <w:r w:rsidRPr="008A7FB4">
        <w:rPr>
          <w:spacing w:val="-12"/>
          <w:lang w:val="en-US"/>
        </w:rPr>
        <w:t xml:space="preserve"> </w:t>
      </w:r>
      <w:r w:rsidRPr="008A7FB4">
        <w:rPr>
          <w:lang w:val="en-US"/>
        </w:rPr>
        <w:t>role</w:t>
      </w:r>
      <w:r w:rsidRPr="008A7FB4">
        <w:rPr>
          <w:spacing w:val="-13"/>
          <w:lang w:val="en-US"/>
        </w:rPr>
        <w:t xml:space="preserve"> </w:t>
      </w:r>
      <w:r w:rsidRPr="008A7FB4">
        <w:rPr>
          <w:lang w:val="en-US"/>
        </w:rPr>
        <w:t>of</w:t>
      </w:r>
      <w:r w:rsidRPr="008A7FB4">
        <w:rPr>
          <w:spacing w:val="-12"/>
          <w:lang w:val="en-US"/>
        </w:rPr>
        <w:t xml:space="preserve"> </w:t>
      </w:r>
      <w:r w:rsidRPr="008A7FB4">
        <w:rPr>
          <w:lang w:val="en-US"/>
        </w:rPr>
        <w:t>CD8</w:t>
      </w:r>
      <w:r>
        <w:t>αα</w:t>
      </w:r>
      <w:r w:rsidRPr="008A7FB4">
        <w:rPr>
          <w:lang w:val="en-US"/>
        </w:rPr>
        <w:t>,</w:t>
      </w:r>
      <w:r w:rsidRPr="008A7FB4">
        <w:rPr>
          <w:spacing w:val="-12"/>
          <w:lang w:val="en-US"/>
        </w:rPr>
        <w:t xml:space="preserve"> </w:t>
      </w:r>
      <w:r w:rsidRPr="008A7FB4">
        <w:rPr>
          <w:i/>
          <w:lang w:val="en-US"/>
        </w:rPr>
        <w:t>Immunity</w:t>
      </w:r>
      <w:r w:rsidRPr="008A7FB4">
        <w:rPr>
          <w:i/>
          <w:spacing w:val="-12"/>
          <w:lang w:val="en-US"/>
        </w:rPr>
        <w:t xml:space="preserve"> </w:t>
      </w:r>
      <w:r w:rsidRPr="008A7FB4">
        <w:rPr>
          <w:lang w:val="en-US"/>
        </w:rPr>
        <w:t>28</w:t>
      </w:r>
      <w:r w:rsidRPr="008A7FB4">
        <w:rPr>
          <w:spacing w:val="-12"/>
          <w:lang w:val="en-US"/>
        </w:rPr>
        <w:t xml:space="preserve"> </w:t>
      </w:r>
      <w:r w:rsidRPr="008A7FB4">
        <w:rPr>
          <w:lang w:val="en-US"/>
        </w:rPr>
        <w:t>(2</w:t>
      </w:r>
      <w:proofErr w:type="gramStart"/>
      <w:r w:rsidRPr="008A7FB4">
        <w:rPr>
          <w:lang w:val="en-US"/>
        </w:rPr>
        <w:t>)</w:t>
      </w:r>
      <w:r w:rsidRPr="008A7FB4">
        <w:rPr>
          <w:spacing w:val="-13"/>
          <w:lang w:val="en-US"/>
        </w:rPr>
        <w:t xml:space="preserve"> </w:t>
      </w:r>
      <w:r w:rsidRPr="008A7FB4">
        <w:rPr>
          <w:lang w:val="en-US"/>
        </w:rPr>
        <w:t>:</w:t>
      </w:r>
      <w:proofErr w:type="gramEnd"/>
      <w:r w:rsidRPr="008A7FB4">
        <w:rPr>
          <w:spacing w:val="-12"/>
          <w:lang w:val="en-US"/>
        </w:rPr>
        <w:t xml:space="preserve"> </w:t>
      </w:r>
      <w:r w:rsidRPr="008A7FB4">
        <w:rPr>
          <w:lang w:val="en-US"/>
        </w:rPr>
        <w:t>149-159.</w:t>
      </w:r>
      <w:r w:rsidRPr="008A7FB4">
        <w:rPr>
          <w:spacing w:val="-13"/>
          <w:lang w:val="en-US"/>
        </w:rPr>
        <w:t xml:space="preserve"> </w:t>
      </w:r>
      <w:proofErr w:type="gramStart"/>
      <w:r w:rsidRPr="008A7FB4">
        <w:rPr>
          <w:lang w:val="en-US"/>
        </w:rPr>
        <w:t>ISSN</w:t>
      </w:r>
      <w:r w:rsidRPr="008A7FB4">
        <w:rPr>
          <w:spacing w:val="-12"/>
          <w:lang w:val="en-US"/>
        </w:rPr>
        <w:t xml:space="preserve"> </w:t>
      </w:r>
      <w:r w:rsidRPr="008A7FB4">
        <w:rPr>
          <w:lang w:val="en-US"/>
        </w:rPr>
        <w:t>:</w:t>
      </w:r>
      <w:proofErr w:type="gramEnd"/>
      <w:r w:rsidRPr="008A7FB4">
        <w:rPr>
          <w:spacing w:val="-13"/>
          <w:lang w:val="en-US"/>
        </w:rPr>
        <w:t xml:space="preserve"> </w:t>
      </w:r>
      <w:r w:rsidRPr="008A7FB4">
        <w:rPr>
          <w:lang w:val="en-US"/>
        </w:rPr>
        <w:t>1074-7613.</w:t>
      </w:r>
      <w:r w:rsidRPr="008A7FB4">
        <w:rPr>
          <w:spacing w:val="-11"/>
          <w:lang w:val="en-US"/>
        </w:rPr>
        <w:t xml:space="preserve"> </w:t>
      </w:r>
      <w:r>
        <w:fldChar w:fldCharType="begin"/>
      </w:r>
      <w:r w:rsidRPr="00AC48D4">
        <w:rPr>
          <w:lang w:val="en-US"/>
          <w:rPrChange w:id="174" w:author="Jean Pascal De Bandt" w:date="2023-01-11T17:58:00Z">
            <w:rPr/>
          </w:rPrChange>
        </w:rPr>
        <w:instrText>HYPERLINK "https://doi.org/10.1016/j.immuni.2008.01.005" \h</w:instrText>
      </w:r>
      <w:r>
        <w:fldChar w:fldCharType="separate"/>
      </w:r>
      <w:r w:rsidRPr="008A7FB4">
        <w:rPr>
          <w:lang w:val="en-US"/>
        </w:rPr>
        <w:t>https:</w:t>
      </w:r>
      <w:r>
        <w:rPr>
          <w:lang w:val="en-US"/>
        </w:rPr>
        <w:fldChar w:fldCharType="end"/>
      </w:r>
    </w:p>
    <w:p w14:paraId="117A94D3" w14:textId="77777777" w:rsidR="002C0AF8" w:rsidRPr="008A7FB4" w:rsidRDefault="003E36B0">
      <w:pPr>
        <w:pStyle w:val="BodyText"/>
        <w:spacing w:line="251" w:lineRule="exact"/>
        <w:ind w:left="547"/>
        <w:rPr>
          <w:lang w:val="en-US"/>
        </w:rPr>
      </w:pPr>
      <w:r>
        <w:fldChar w:fldCharType="begin"/>
      </w:r>
      <w:r w:rsidRPr="00AC48D4">
        <w:rPr>
          <w:lang w:val="en-US"/>
          <w:rPrChange w:id="175" w:author="Jean Pascal De Bandt" w:date="2023-01-11T17:58:00Z">
            <w:rPr/>
          </w:rPrChange>
        </w:rPr>
        <w:instrText>HYPERLINK "https://doi.org/10.1016/j.immuni.2008.01.005" \h</w:instrText>
      </w:r>
      <w:r>
        <w:fldChar w:fldCharType="separate"/>
      </w:r>
      <w:r w:rsidRPr="008A7FB4">
        <w:rPr>
          <w:lang w:val="en-US"/>
        </w:rPr>
        <w:t>//doi.org/10.1016/j.immuni.2008.01.005</w:t>
      </w:r>
      <w:r>
        <w:rPr>
          <w:lang w:val="en-US"/>
        </w:rPr>
        <w:fldChar w:fldCharType="end"/>
      </w:r>
      <w:r w:rsidRPr="008A7FB4">
        <w:rPr>
          <w:lang w:val="en-US"/>
        </w:rPr>
        <w:t>.</w:t>
      </w:r>
    </w:p>
    <w:p w14:paraId="26AC17E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331EBE8F" w14:textId="77777777" w:rsidR="002C0AF8" w:rsidRPr="008A7FB4" w:rsidRDefault="002C0AF8">
      <w:pPr>
        <w:pStyle w:val="BodyText"/>
        <w:rPr>
          <w:sz w:val="27"/>
          <w:lang w:val="en-US"/>
        </w:rPr>
      </w:pPr>
    </w:p>
    <w:p w14:paraId="3D813729" w14:textId="77777777" w:rsidR="002C0AF8" w:rsidRPr="008A7FB4" w:rsidRDefault="003E36B0">
      <w:pPr>
        <w:spacing w:before="89" w:line="386" w:lineRule="auto"/>
        <w:ind w:left="553" w:right="125" w:hanging="437"/>
        <w:jc w:val="both"/>
        <w:rPr>
          <w:lang w:val="en-US"/>
        </w:rPr>
      </w:pPr>
      <w:bookmarkStart w:id="176" w:name="_bookmark67"/>
      <w:bookmarkEnd w:id="176"/>
      <w:r w:rsidRPr="008A7FB4">
        <w:rPr>
          <w:w w:val="95"/>
          <w:lang w:val="en-US"/>
        </w:rPr>
        <w:t xml:space="preserve">Christakos, Sylvia, Dare V. </w:t>
      </w:r>
      <w:proofErr w:type="spellStart"/>
      <w:r w:rsidRPr="008A7FB4">
        <w:rPr>
          <w:w w:val="95"/>
          <w:lang w:val="en-US"/>
        </w:rPr>
        <w:t>Ajibade</w:t>
      </w:r>
      <w:proofErr w:type="spellEnd"/>
      <w:r w:rsidRPr="008A7FB4">
        <w:rPr>
          <w:w w:val="95"/>
          <w:lang w:val="en-US"/>
        </w:rPr>
        <w:t xml:space="preserve">, Puneet Dhawan, Adam J. Fechner et Leila J. </w:t>
      </w:r>
      <w:proofErr w:type="spellStart"/>
      <w:r w:rsidRPr="008A7FB4">
        <w:rPr>
          <w:w w:val="95"/>
          <w:lang w:val="en-US"/>
        </w:rPr>
        <w:t>Mady</w:t>
      </w:r>
      <w:proofErr w:type="spellEnd"/>
      <w:r w:rsidRPr="008A7FB4">
        <w:rPr>
          <w:w w:val="95"/>
          <w:lang w:val="en-US"/>
        </w:rPr>
        <w:t>. 2010. “Vita-</w:t>
      </w:r>
      <w:r w:rsidRPr="008A7FB4">
        <w:rPr>
          <w:spacing w:val="1"/>
          <w:w w:val="95"/>
          <w:lang w:val="en-US"/>
        </w:rPr>
        <w:t xml:space="preserve"> </w:t>
      </w:r>
      <w:r w:rsidRPr="008A7FB4">
        <w:rPr>
          <w:w w:val="95"/>
          <w:lang w:val="en-US"/>
        </w:rPr>
        <w:t xml:space="preserve">min </w:t>
      </w:r>
      <w:proofErr w:type="gramStart"/>
      <w:r w:rsidRPr="008A7FB4">
        <w:rPr>
          <w:w w:val="95"/>
          <w:lang w:val="en-US"/>
        </w:rPr>
        <w:t>D :</w:t>
      </w:r>
      <w:proofErr w:type="gramEnd"/>
      <w:r w:rsidRPr="008A7FB4">
        <w:rPr>
          <w:w w:val="95"/>
          <w:lang w:val="en-US"/>
        </w:rPr>
        <w:t xml:space="preserve"> Metabolism”. </w:t>
      </w:r>
      <w:r w:rsidRPr="008A7FB4">
        <w:rPr>
          <w:i/>
          <w:w w:val="95"/>
          <w:lang w:val="en-US"/>
        </w:rPr>
        <w:t xml:space="preserve">Endocrinology and Metabolism Clinics of North America </w:t>
      </w:r>
      <w:r w:rsidRPr="008A7FB4">
        <w:rPr>
          <w:w w:val="95"/>
          <w:lang w:val="en-US"/>
        </w:rPr>
        <w:t>39 (2</w:t>
      </w:r>
      <w:proofErr w:type="gramStart"/>
      <w:r w:rsidRPr="008A7FB4">
        <w:rPr>
          <w:w w:val="95"/>
          <w:lang w:val="en-US"/>
        </w:rPr>
        <w:t>) :</w:t>
      </w:r>
      <w:proofErr w:type="gramEnd"/>
      <w:r w:rsidRPr="008A7FB4">
        <w:rPr>
          <w:w w:val="95"/>
          <w:lang w:val="en-US"/>
        </w:rPr>
        <w:t xml:space="preserve"> 243-253.</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0889-8529.</w:t>
      </w:r>
      <w:r w:rsidRPr="008A7FB4">
        <w:rPr>
          <w:spacing w:val="-4"/>
          <w:lang w:val="en-US"/>
        </w:rPr>
        <w:t xml:space="preserve"> </w:t>
      </w:r>
      <w:r>
        <w:fldChar w:fldCharType="begin"/>
      </w:r>
      <w:r w:rsidRPr="00AC48D4">
        <w:rPr>
          <w:lang w:val="en-US"/>
          <w:rPrChange w:id="177" w:author="Jean Pascal De Bandt" w:date="2023-01-11T17:58:00Z">
            <w:rPr/>
          </w:rPrChange>
        </w:rPr>
        <w:instrText>HYPERLINK "https://doi.org/10.1016/j.ecl.2010.02.002" \h</w:instrText>
      </w:r>
      <w:r>
        <w:fldChar w:fldCharType="separate"/>
      </w:r>
      <w:r w:rsidRPr="008A7FB4">
        <w:rPr>
          <w:lang w:val="en-US"/>
        </w:rPr>
        <w:t>https://doi.org/10.1016/j.ecl.2010.02.002</w:t>
      </w:r>
      <w:r>
        <w:rPr>
          <w:lang w:val="en-US"/>
        </w:rPr>
        <w:fldChar w:fldCharType="end"/>
      </w:r>
      <w:r w:rsidRPr="008A7FB4">
        <w:rPr>
          <w:lang w:val="en-US"/>
        </w:rPr>
        <w:t>.</w:t>
      </w:r>
    </w:p>
    <w:p w14:paraId="212DF71D" w14:textId="77777777" w:rsidR="002C0AF8" w:rsidRPr="008A7FB4" w:rsidRDefault="003E36B0">
      <w:pPr>
        <w:pStyle w:val="BodyText"/>
        <w:spacing w:before="133" w:line="386" w:lineRule="auto"/>
        <w:ind w:left="553" w:right="163" w:hanging="437"/>
        <w:jc w:val="both"/>
        <w:rPr>
          <w:lang w:val="en-US"/>
        </w:rPr>
      </w:pPr>
      <w:bookmarkStart w:id="178" w:name="_bookmark68"/>
      <w:bookmarkEnd w:id="178"/>
      <w:r w:rsidRPr="008A7FB4">
        <w:rPr>
          <w:lang w:val="en-US"/>
        </w:rPr>
        <w:t xml:space="preserve">Chun, Rene F. 2012. “New perspectives on the vitamin D binding protein”. </w:t>
      </w:r>
      <w:r w:rsidRPr="008A7FB4">
        <w:rPr>
          <w:i/>
          <w:lang w:val="en-US"/>
        </w:rPr>
        <w:t>Cell Biochemistry and</w:t>
      </w:r>
      <w:r w:rsidRPr="008A7FB4">
        <w:rPr>
          <w:i/>
          <w:spacing w:val="1"/>
          <w:lang w:val="en-US"/>
        </w:rPr>
        <w:t xml:space="preserve"> </w:t>
      </w:r>
      <w:r w:rsidRPr="008A7FB4">
        <w:rPr>
          <w:i/>
          <w:lang w:val="en-US"/>
        </w:rPr>
        <w:t>Function</w:t>
      </w:r>
      <w:r w:rsidRPr="008A7FB4">
        <w:rPr>
          <w:i/>
          <w:spacing w:val="-7"/>
          <w:lang w:val="en-US"/>
        </w:rPr>
        <w:t xml:space="preserve"> </w:t>
      </w:r>
      <w:r w:rsidRPr="008A7FB4">
        <w:rPr>
          <w:lang w:val="en-US"/>
        </w:rPr>
        <w:t>30</w:t>
      </w:r>
      <w:r w:rsidRPr="008A7FB4">
        <w:rPr>
          <w:spacing w:val="-6"/>
          <w:lang w:val="en-US"/>
        </w:rPr>
        <w:t xml:space="preserve"> </w:t>
      </w:r>
      <w:r w:rsidRPr="008A7FB4">
        <w:rPr>
          <w:lang w:val="en-US"/>
        </w:rPr>
        <w:t>(6</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445-456.</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0263-6484.</w:t>
      </w:r>
      <w:r w:rsidRPr="008A7FB4">
        <w:rPr>
          <w:spacing w:val="-6"/>
          <w:lang w:val="en-US"/>
        </w:rPr>
        <w:t xml:space="preserve"> </w:t>
      </w:r>
      <w:r>
        <w:fldChar w:fldCharType="begin"/>
      </w:r>
      <w:r w:rsidRPr="00AC48D4">
        <w:rPr>
          <w:lang w:val="en-US"/>
          <w:rPrChange w:id="179" w:author="Jean Pascal De Bandt" w:date="2023-01-11T17:58:00Z">
            <w:rPr/>
          </w:rPrChange>
        </w:rPr>
        <w:instrText>HYPERLINK "https://doi.org/10.1002/cbf.2835" \h</w:instrText>
      </w:r>
      <w:r>
        <w:fldChar w:fldCharType="separate"/>
      </w:r>
      <w:r w:rsidRPr="008A7FB4">
        <w:rPr>
          <w:lang w:val="en-US"/>
        </w:rPr>
        <w:t>https://doi.org/10.1002/cbf.2835</w:t>
      </w:r>
      <w:r>
        <w:rPr>
          <w:lang w:val="en-US"/>
        </w:rPr>
        <w:fldChar w:fldCharType="end"/>
      </w:r>
      <w:r w:rsidRPr="008A7FB4">
        <w:rPr>
          <w:lang w:val="en-US"/>
        </w:rPr>
        <w:t>.</w:t>
      </w:r>
    </w:p>
    <w:p w14:paraId="7B6DD77E" w14:textId="77777777" w:rsidR="002C0AF8" w:rsidRPr="008A7FB4" w:rsidRDefault="003E36B0">
      <w:pPr>
        <w:pStyle w:val="BodyText"/>
        <w:spacing w:before="134" w:line="386" w:lineRule="auto"/>
        <w:ind w:left="545" w:right="159" w:hanging="429"/>
        <w:jc w:val="both"/>
        <w:rPr>
          <w:lang w:val="en-US"/>
        </w:rPr>
      </w:pPr>
      <w:bookmarkStart w:id="180" w:name="_bookmark69"/>
      <w:bookmarkEnd w:id="180"/>
      <w:proofErr w:type="spellStart"/>
      <w:r w:rsidRPr="008A7FB4">
        <w:rPr>
          <w:lang w:val="en-US"/>
        </w:rPr>
        <w:t>Dankers</w:t>
      </w:r>
      <w:proofErr w:type="spellEnd"/>
      <w:r w:rsidRPr="008A7FB4">
        <w:rPr>
          <w:lang w:val="en-US"/>
        </w:rPr>
        <w:t xml:space="preserve">, Wendy, Edgar M. Colin, Jan Piet van Hamburg et Erik </w:t>
      </w:r>
      <w:proofErr w:type="spellStart"/>
      <w:r w:rsidRPr="008A7FB4">
        <w:rPr>
          <w:lang w:val="en-US"/>
        </w:rPr>
        <w:t>Lubberts</w:t>
      </w:r>
      <w:proofErr w:type="spellEnd"/>
      <w:r w:rsidRPr="008A7FB4">
        <w:rPr>
          <w:lang w:val="en-US"/>
        </w:rPr>
        <w:t>. 2017. “Vitamin D in</w:t>
      </w:r>
      <w:r w:rsidRPr="008A7FB4">
        <w:rPr>
          <w:spacing w:val="1"/>
          <w:lang w:val="en-US"/>
        </w:rPr>
        <w:t xml:space="preserve"> </w:t>
      </w:r>
      <w:proofErr w:type="gramStart"/>
      <w:r w:rsidRPr="008A7FB4">
        <w:rPr>
          <w:lang w:val="en-US"/>
        </w:rPr>
        <w:t>Autoimmunity :</w:t>
      </w:r>
      <w:proofErr w:type="gramEnd"/>
      <w:r w:rsidRPr="008A7FB4">
        <w:rPr>
          <w:lang w:val="en-US"/>
        </w:rPr>
        <w:t xml:space="preserve"> Molecular Mechanisms and Therapeutic Potential”. </w:t>
      </w:r>
      <w:r w:rsidRPr="008A7FB4">
        <w:rPr>
          <w:i/>
          <w:lang w:val="en-US"/>
        </w:rPr>
        <w:t>Frontiers in Immunology</w:t>
      </w:r>
      <w:r w:rsidRPr="008A7FB4">
        <w:rPr>
          <w:i/>
          <w:spacing w:val="-52"/>
          <w:lang w:val="en-US"/>
        </w:rPr>
        <w:t xml:space="preserve"> </w:t>
      </w:r>
      <w:proofErr w:type="gramStart"/>
      <w:r w:rsidRPr="008A7FB4">
        <w:rPr>
          <w:lang w:val="en-US"/>
        </w:rPr>
        <w:t>7</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697.</w:t>
      </w:r>
      <w:r w:rsidRPr="008A7FB4">
        <w:rPr>
          <w:spacing w:val="-2"/>
          <w:lang w:val="en-US"/>
        </w:rPr>
        <w:t xml:space="preserve"> </w:t>
      </w:r>
      <w:r>
        <w:fldChar w:fldCharType="begin"/>
      </w:r>
      <w:r w:rsidRPr="00AC48D4">
        <w:rPr>
          <w:lang w:val="en-US"/>
          <w:rPrChange w:id="181" w:author="Jean Pascal De Bandt" w:date="2023-01-11T17:58:00Z">
            <w:rPr/>
          </w:rPrChange>
        </w:rPr>
        <w:instrText>HYPERLINK "https://doi.org/10.3389/fimmu.2016.00697" \h</w:instrText>
      </w:r>
      <w:r>
        <w:fldChar w:fldCharType="separate"/>
      </w:r>
      <w:r w:rsidRPr="008A7FB4">
        <w:rPr>
          <w:lang w:val="en-US"/>
        </w:rPr>
        <w:t>https://doi.org/10.3389/fimmu.2016.00697</w:t>
      </w:r>
      <w:r>
        <w:rPr>
          <w:lang w:val="en-US"/>
        </w:rPr>
        <w:fldChar w:fldCharType="end"/>
      </w:r>
      <w:r w:rsidRPr="008A7FB4">
        <w:rPr>
          <w:lang w:val="en-US"/>
        </w:rPr>
        <w:t>.</w:t>
      </w:r>
    </w:p>
    <w:p w14:paraId="3FF0F34F" w14:textId="77777777" w:rsidR="002C0AF8" w:rsidRPr="008A7FB4" w:rsidRDefault="003E36B0">
      <w:pPr>
        <w:pStyle w:val="BodyText"/>
        <w:spacing w:before="133" w:line="386" w:lineRule="auto"/>
        <w:ind w:left="548" w:right="125" w:hanging="431"/>
        <w:jc w:val="both"/>
        <w:rPr>
          <w:lang w:val="en-US"/>
        </w:rPr>
      </w:pPr>
      <w:bookmarkStart w:id="182" w:name="_bookmark70"/>
      <w:bookmarkEnd w:id="182"/>
      <w:proofErr w:type="spellStart"/>
      <w:r w:rsidRPr="008A7FB4">
        <w:rPr>
          <w:lang w:val="en-US"/>
        </w:rPr>
        <w:t>Dudenkov</w:t>
      </w:r>
      <w:proofErr w:type="spellEnd"/>
      <w:r w:rsidRPr="008A7FB4">
        <w:rPr>
          <w:lang w:val="en-US"/>
        </w:rPr>
        <w:t>, Daniel V., Barbara P. Yawn, Sara S. Oberhelman, Philip R. Fischer, Ravinder J. Singh,</w:t>
      </w:r>
      <w:r w:rsidRPr="008A7FB4">
        <w:rPr>
          <w:spacing w:val="-52"/>
          <w:lang w:val="en-US"/>
        </w:rPr>
        <w:t xml:space="preserve"> </w:t>
      </w:r>
      <w:r w:rsidRPr="008A7FB4">
        <w:rPr>
          <w:lang w:val="en-US"/>
        </w:rPr>
        <w:t xml:space="preserve">Stephen S. Cha, Julie A. Maxson, Stephanie M. </w:t>
      </w:r>
      <w:proofErr w:type="spellStart"/>
      <w:r w:rsidRPr="008A7FB4">
        <w:rPr>
          <w:lang w:val="en-US"/>
        </w:rPr>
        <w:t>Quigg</w:t>
      </w:r>
      <w:proofErr w:type="spellEnd"/>
      <w:r w:rsidRPr="008A7FB4">
        <w:rPr>
          <w:lang w:val="en-US"/>
        </w:rPr>
        <w:t xml:space="preserve"> et Tom D. </w:t>
      </w:r>
      <w:proofErr w:type="spellStart"/>
      <w:r w:rsidRPr="008A7FB4">
        <w:rPr>
          <w:lang w:val="en-US"/>
        </w:rPr>
        <w:t>Thacher</w:t>
      </w:r>
      <w:proofErr w:type="spellEnd"/>
      <w:r w:rsidRPr="008A7FB4">
        <w:rPr>
          <w:lang w:val="en-US"/>
        </w:rPr>
        <w:t>. 2015. “Changing</w:t>
      </w:r>
      <w:r w:rsidRPr="008A7FB4">
        <w:rPr>
          <w:spacing w:val="1"/>
          <w:lang w:val="en-US"/>
        </w:rPr>
        <w:t xml:space="preserve"> </w:t>
      </w:r>
      <w:r w:rsidRPr="008A7FB4">
        <w:rPr>
          <w:lang w:val="en-US"/>
        </w:rPr>
        <w:t>Incidence of Serum 25-Hydroxyvitamin D Values Above 50 ng/</w:t>
      </w:r>
      <w:proofErr w:type="gramStart"/>
      <w:r w:rsidRPr="008A7FB4">
        <w:rPr>
          <w:lang w:val="en-US"/>
        </w:rPr>
        <w:t>mL :</w:t>
      </w:r>
      <w:proofErr w:type="gramEnd"/>
      <w:r w:rsidRPr="008A7FB4">
        <w:rPr>
          <w:lang w:val="en-US"/>
        </w:rPr>
        <w:t xml:space="preserve"> A 10-Year Population-</w:t>
      </w:r>
      <w:r w:rsidRPr="008A7FB4">
        <w:rPr>
          <w:spacing w:val="1"/>
          <w:lang w:val="en-US"/>
        </w:rPr>
        <w:t xml:space="preserve"> </w:t>
      </w:r>
      <w:r w:rsidRPr="008A7FB4">
        <w:rPr>
          <w:w w:val="95"/>
          <w:lang w:val="en-US"/>
        </w:rPr>
        <w:t xml:space="preserve">Based Study”. </w:t>
      </w:r>
      <w:r w:rsidRPr="008A7FB4">
        <w:rPr>
          <w:i/>
          <w:w w:val="95"/>
          <w:lang w:val="en-US"/>
        </w:rPr>
        <w:t xml:space="preserve">Mayo Clinic Proceedings </w:t>
      </w:r>
      <w:r w:rsidRPr="008A7FB4">
        <w:rPr>
          <w:w w:val="95"/>
          <w:lang w:val="en-US"/>
        </w:rPr>
        <w:t>90 (5</w:t>
      </w:r>
      <w:proofErr w:type="gramStart"/>
      <w:r w:rsidRPr="008A7FB4">
        <w:rPr>
          <w:w w:val="95"/>
          <w:lang w:val="en-US"/>
        </w:rPr>
        <w:t>) :</w:t>
      </w:r>
      <w:proofErr w:type="gramEnd"/>
      <w:r w:rsidRPr="008A7FB4">
        <w:rPr>
          <w:w w:val="95"/>
          <w:lang w:val="en-US"/>
        </w:rPr>
        <w:t xml:space="preserve"> 577-586. </w:t>
      </w:r>
      <w:proofErr w:type="gramStart"/>
      <w:r w:rsidRPr="008A7FB4">
        <w:rPr>
          <w:w w:val="95"/>
          <w:lang w:val="en-US"/>
        </w:rPr>
        <w:t>ISSN :</w:t>
      </w:r>
      <w:proofErr w:type="gramEnd"/>
      <w:r w:rsidRPr="008A7FB4">
        <w:rPr>
          <w:w w:val="95"/>
          <w:lang w:val="en-US"/>
        </w:rPr>
        <w:t xml:space="preserve"> 0025-6196. </w:t>
      </w:r>
      <w:r>
        <w:fldChar w:fldCharType="begin"/>
      </w:r>
      <w:r w:rsidRPr="00AC48D4">
        <w:rPr>
          <w:lang w:val="en-US"/>
          <w:rPrChange w:id="183" w:author="Jean Pascal De Bandt" w:date="2023-01-11T17:58:00Z">
            <w:rPr/>
          </w:rPrChange>
        </w:rPr>
        <w:instrText>HYPERLINK "https://doi.org/10.1016/j.mayocp.2015.02.012"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184" w:author="Jean Pascal De Bandt" w:date="2023-01-11T17:58:00Z">
            <w:rPr/>
          </w:rPrChange>
        </w:rPr>
        <w:instrText>HYPERLINK "https://doi.org/10.1016/j.mayocp.2015.02.012" \h</w:instrText>
      </w:r>
      <w:r>
        <w:fldChar w:fldCharType="separate"/>
      </w:r>
      <w:r w:rsidRPr="008A7FB4">
        <w:rPr>
          <w:lang w:val="en-US"/>
        </w:rPr>
        <w:t>1016/j.mayocp.2015.02.012</w:t>
      </w:r>
      <w:r>
        <w:rPr>
          <w:lang w:val="en-US"/>
        </w:rPr>
        <w:fldChar w:fldCharType="end"/>
      </w:r>
      <w:r w:rsidRPr="008A7FB4">
        <w:rPr>
          <w:lang w:val="en-US"/>
        </w:rPr>
        <w:t>.</w:t>
      </w:r>
    </w:p>
    <w:p w14:paraId="19B30554" w14:textId="77777777" w:rsidR="002C0AF8" w:rsidRPr="008A7FB4" w:rsidRDefault="003E36B0">
      <w:pPr>
        <w:pStyle w:val="BodyText"/>
        <w:spacing w:before="132" w:line="386" w:lineRule="auto"/>
        <w:ind w:left="553" w:right="163" w:hanging="437"/>
        <w:jc w:val="both"/>
        <w:rPr>
          <w:lang w:val="en-US"/>
        </w:rPr>
      </w:pPr>
      <w:bookmarkStart w:id="185" w:name="_bookmark71"/>
      <w:bookmarkEnd w:id="185"/>
      <w:r w:rsidRPr="008A7FB4">
        <w:rPr>
          <w:w w:val="95"/>
          <w:lang w:val="en-US"/>
        </w:rPr>
        <w:t>Ellison,</w:t>
      </w:r>
      <w:r w:rsidRPr="008A7FB4">
        <w:rPr>
          <w:spacing w:val="16"/>
          <w:w w:val="95"/>
          <w:lang w:val="en-US"/>
        </w:rPr>
        <w:t xml:space="preserve"> </w:t>
      </w:r>
      <w:r w:rsidRPr="008A7FB4">
        <w:rPr>
          <w:w w:val="95"/>
          <w:lang w:val="en-US"/>
        </w:rPr>
        <w:t>Deborah</w:t>
      </w:r>
      <w:r w:rsidRPr="008A7FB4">
        <w:rPr>
          <w:spacing w:val="17"/>
          <w:w w:val="95"/>
          <w:lang w:val="en-US"/>
        </w:rPr>
        <w:t xml:space="preserve"> </w:t>
      </w:r>
      <w:r w:rsidRPr="008A7FB4">
        <w:rPr>
          <w:w w:val="95"/>
          <w:lang w:val="en-US"/>
        </w:rPr>
        <w:t>L.</w:t>
      </w:r>
      <w:r w:rsidRPr="008A7FB4">
        <w:rPr>
          <w:spacing w:val="16"/>
          <w:w w:val="95"/>
          <w:lang w:val="en-US"/>
        </w:rPr>
        <w:t xml:space="preserve"> </w:t>
      </w:r>
      <w:r w:rsidRPr="008A7FB4">
        <w:rPr>
          <w:w w:val="95"/>
          <w:lang w:val="en-US"/>
        </w:rPr>
        <w:t>et</w:t>
      </w:r>
      <w:r w:rsidRPr="008A7FB4">
        <w:rPr>
          <w:spacing w:val="17"/>
          <w:w w:val="95"/>
          <w:lang w:val="en-US"/>
        </w:rPr>
        <w:t xml:space="preserve"> </w:t>
      </w:r>
      <w:r w:rsidRPr="008A7FB4">
        <w:rPr>
          <w:w w:val="95"/>
          <w:lang w:val="en-US"/>
        </w:rPr>
        <w:t>Heather</w:t>
      </w:r>
      <w:r w:rsidRPr="008A7FB4">
        <w:rPr>
          <w:spacing w:val="16"/>
          <w:w w:val="95"/>
          <w:lang w:val="en-US"/>
        </w:rPr>
        <w:t xml:space="preserve"> </w:t>
      </w:r>
      <w:r w:rsidRPr="008A7FB4">
        <w:rPr>
          <w:w w:val="95"/>
          <w:lang w:val="en-US"/>
        </w:rPr>
        <w:t>R.</w:t>
      </w:r>
      <w:r w:rsidRPr="008A7FB4">
        <w:rPr>
          <w:spacing w:val="17"/>
          <w:w w:val="95"/>
          <w:lang w:val="en-US"/>
        </w:rPr>
        <w:t xml:space="preserve"> </w:t>
      </w:r>
      <w:r w:rsidRPr="008A7FB4">
        <w:rPr>
          <w:w w:val="95"/>
          <w:lang w:val="en-US"/>
        </w:rPr>
        <w:t>Moran.</w:t>
      </w:r>
      <w:r w:rsidRPr="008A7FB4">
        <w:rPr>
          <w:spacing w:val="16"/>
          <w:w w:val="95"/>
          <w:lang w:val="en-US"/>
        </w:rPr>
        <w:t xml:space="preserve"> </w:t>
      </w:r>
      <w:r w:rsidRPr="008A7FB4">
        <w:rPr>
          <w:w w:val="95"/>
          <w:lang w:val="en-US"/>
        </w:rPr>
        <w:t>2020.</w:t>
      </w:r>
      <w:r w:rsidRPr="008A7FB4">
        <w:rPr>
          <w:spacing w:val="17"/>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D</w:t>
      </w:r>
      <w:r w:rsidRPr="008A7FB4">
        <w:rPr>
          <w:spacing w:val="16"/>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or</w:t>
      </w:r>
      <w:r w:rsidRPr="008A7FB4">
        <w:rPr>
          <w:spacing w:val="16"/>
          <w:w w:val="95"/>
          <w:lang w:val="en-US"/>
        </w:rPr>
        <w:t xml:space="preserve"> </w:t>
      </w:r>
      <w:proofErr w:type="gramStart"/>
      <w:r w:rsidRPr="008A7FB4">
        <w:rPr>
          <w:w w:val="95"/>
          <w:lang w:val="en-US"/>
        </w:rPr>
        <w:t>Hormone</w:t>
      </w:r>
      <w:r w:rsidRPr="008A7FB4">
        <w:rPr>
          <w:spacing w:val="-15"/>
          <w:w w:val="95"/>
          <w:lang w:val="en-US"/>
        </w:rPr>
        <w:t xml:space="preserve"> </w:t>
      </w:r>
      <w:r w:rsidRPr="008A7FB4">
        <w:rPr>
          <w:w w:val="95"/>
          <w:lang w:val="en-US"/>
        </w:rPr>
        <w:t>?</w:t>
      </w:r>
      <w:proofErr w:type="gramEnd"/>
      <w:r w:rsidRPr="008A7FB4">
        <w:rPr>
          <w:w w:val="95"/>
          <w:lang w:val="en-US"/>
        </w:rPr>
        <w:t>”</w:t>
      </w:r>
      <w:r w:rsidRPr="008A7FB4">
        <w:rPr>
          <w:spacing w:val="17"/>
          <w:w w:val="95"/>
          <w:lang w:val="en-US"/>
        </w:rPr>
        <w:t xml:space="preserve"> </w:t>
      </w:r>
      <w:r w:rsidRPr="008A7FB4">
        <w:rPr>
          <w:i/>
          <w:w w:val="95"/>
          <w:lang w:val="en-US"/>
        </w:rPr>
        <w:t>Nursing</w:t>
      </w:r>
      <w:r w:rsidRPr="008A7FB4">
        <w:rPr>
          <w:i/>
          <w:spacing w:val="16"/>
          <w:w w:val="95"/>
          <w:lang w:val="en-US"/>
        </w:rPr>
        <w:t xml:space="preserve"> </w:t>
      </w:r>
      <w:r w:rsidRPr="008A7FB4">
        <w:rPr>
          <w:i/>
          <w:w w:val="95"/>
          <w:lang w:val="en-US"/>
        </w:rPr>
        <w:t>Clinics</w:t>
      </w:r>
      <w:r w:rsidRPr="008A7FB4">
        <w:rPr>
          <w:i/>
          <w:spacing w:val="1"/>
          <w:w w:val="95"/>
          <w:lang w:val="en-US"/>
        </w:rPr>
        <w:t xml:space="preserve"> </w:t>
      </w:r>
      <w:r w:rsidRPr="008A7FB4">
        <w:rPr>
          <w:i/>
          <w:w w:val="95"/>
          <w:lang w:val="en-US"/>
        </w:rPr>
        <w:t>of</w:t>
      </w:r>
      <w:r w:rsidRPr="008A7FB4">
        <w:rPr>
          <w:i/>
          <w:spacing w:val="19"/>
          <w:w w:val="95"/>
          <w:lang w:val="en-US"/>
        </w:rPr>
        <w:t xml:space="preserve"> </w:t>
      </w:r>
      <w:r w:rsidRPr="008A7FB4">
        <w:rPr>
          <w:i/>
          <w:w w:val="95"/>
          <w:lang w:val="en-US"/>
        </w:rPr>
        <w:t>North</w:t>
      </w:r>
      <w:r w:rsidRPr="008A7FB4">
        <w:rPr>
          <w:i/>
          <w:spacing w:val="20"/>
          <w:w w:val="95"/>
          <w:lang w:val="en-US"/>
        </w:rPr>
        <w:t xml:space="preserve"> </w:t>
      </w:r>
      <w:r w:rsidRPr="008A7FB4">
        <w:rPr>
          <w:i/>
          <w:w w:val="95"/>
          <w:lang w:val="en-US"/>
        </w:rPr>
        <w:t>America</w:t>
      </w:r>
      <w:r w:rsidRPr="008A7FB4">
        <w:rPr>
          <w:i/>
          <w:spacing w:val="20"/>
          <w:w w:val="95"/>
          <w:lang w:val="en-US"/>
        </w:rPr>
        <w:t xml:space="preserve"> </w:t>
      </w:r>
      <w:r w:rsidRPr="008A7FB4">
        <w:rPr>
          <w:w w:val="95"/>
          <w:lang w:val="en-US"/>
        </w:rPr>
        <w:t>56</w:t>
      </w:r>
      <w:r w:rsidRPr="008A7FB4">
        <w:rPr>
          <w:spacing w:val="19"/>
          <w:w w:val="95"/>
          <w:lang w:val="en-US"/>
        </w:rPr>
        <w:t xml:space="preserve"> </w:t>
      </w:r>
      <w:r w:rsidRPr="008A7FB4">
        <w:rPr>
          <w:w w:val="95"/>
          <w:lang w:val="en-US"/>
        </w:rPr>
        <w:t>(1</w:t>
      </w:r>
      <w:proofErr w:type="gramStart"/>
      <w:r w:rsidRPr="008A7FB4">
        <w:rPr>
          <w:w w:val="95"/>
          <w:lang w:val="en-US"/>
        </w:rPr>
        <w:t>)</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47-57.</w:t>
      </w:r>
      <w:r w:rsidRPr="008A7FB4">
        <w:rPr>
          <w:spacing w:val="19"/>
          <w:w w:val="95"/>
          <w:lang w:val="en-US"/>
        </w:rPr>
        <w:t xml:space="preserve"> </w:t>
      </w:r>
      <w:proofErr w:type="gramStart"/>
      <w:r w:rsidRPr="008A7FB4">
        <w:rPr>
          <w:w w:val="95"/>
          <w:lang w:val="en-US"/>
        </w:rPr>
        <w:t>ISSN</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0029-6465.</w:t>
      </w:r>
      <w:r w:rsidRPr="008A7FB4">
        <w:rPr>
          <w:spacing w:val="19"/>
          <w:w w:val="95"/>
          <w:lang w:val="en-US"/>
        </w:rPr>
        <w:t xml:space="preserve"> </w:t>
      </w:r>
      <w:r>
        <w:fldChar w:fldCharType="begin"/>
      </w:r>
      <w:r w:rsidRPr="00AC48D4">
        <w:rPr>
          <w:lang w:val="en-US"/>
          <w:rPrChange w:id="186" w:author="Jean Pascal De Bandt" w:date="2023-01-11T17:58:00Z">
            <w:rPr/>
          </w:rPrChange>
        </w:rPr>
        <w:instrText>HYPERLINK "https://doi.org/10.1016/j.cnur.2020.10.004" \h</w:instrText>
      </w:r>
      <w:r>
        <w:fldChar w:fldCharType="separate"/>
      </w:r>
      <w:r w:rsidRPr="008A7FB4">
        <w:rPr>
          <w:w w:val="95"/>
          <w:lang w:val="en-US"/>
        </w:rPr>
        <w:t>https://doi.org/10.1016/j.cnur.2020.10.004</w:t>
      </w:r>
      <w:r>
        <w:rPr>
          <w:w w:val="95"/>
          <w:lang w:val="en-US"/>
        </w:rPr>
        <w:fldChar w:fldCharType="end"/>
      </w:r>
      <w:r w:rsidRPr="008A7FB4">
        <w:rPr>
          <w:w w:val="95"/>
          <w:lang w:val="en-US"/>
        </w:rPr>
        <w:t>.</w:t>
      </w:r>
    </w:p>
    <w:p w14:paraId="03E02303" w14:textId="77777777" w:rsidR="002C0AF8" w:rsidRPr="008A7FB4" w:rsidRDefault="003E36B0">
      <w:pPr>
        <w:pStyle w:val="BodyText"/>
        <w:spacing w:before="134" w:line="386" w:lineRule="auto"/>
        <w:ind w:left="553" w:right="125" w:hanging="437"/>
        <w:jc w:val="both"/>
        <w:rPr>
          <w:lang w:val="en-US"/>
        </w:rPr>
      </w:pPr>
      <w:bookmarkStart w:id="187" w:name="_bookmark72"/>
      <w:bookmarkEnd w:id="187"/>
      <w:r w:rsidRPr="008A7FB4">
        <w:rPr>
          <w:w w:val="95"/>
          <w:lang w:val="en-US"/>
        </w:rPr>
        <w:t xml:space="preserve">Garland, Cedric F, June </w:t>
      </w:r>
      <w:proofErr w:type="spellStart"/>
      <w:r w:rsidRPr="008A7FB4">
        <w:rPr>
          <w:w w:val="95"/>
          <w:lang w:val="en-US"/>
        </w:rPr>
        <w:t>Jiwon</w:t>
      </w:r>
      <w:proofErr w:type="spellEnd"/>
      <w:r w:rsidRPr="008A7FB4">
        <w:rPr>
          <w:w w:val="95"/>
          <w:lang w:val="en-US"/>
        </w:rPr>
        <w:t xml:space="preserve"> Kim, Sharif </w:t>
      </w:r>
      <w:proofErr w:type="spellStart"/>
      <w:r w:rsidRPr="008A7FB4">
        <w:rPr>
          <w:w w:val="95"/>
          <w:lang w:val="en-US"/>
        </w:rPr>
        <w:t>Burgette</w:t>
      </w:r>
      <w:proofErr w:type="spellEnd"/>
      <w:r w:rsidRPr="008A7FB4">
        <w:rPr>
          <w:w w:val="95"/>
          <w:lang w:val="en-US"/>
        </w:rPr>
        <w:t xml:space="preserve"> Mohr, Edward </w:t>
      </w:r>
      <w:proofErr w:type="spellStart"/>
      <w:r w:rsidRPr="008A7FB4">
        <w:rPr>
          <w:w w:val="95"/>
          <w:lang w:val="en-US"/>
        </w:rPr>
        <w:t>Doerr</w:t>
      </w:r>
      <w:proofErr w:type="spellEnd"/>
      <w:r w:rsidRPr="008A7FB4">
        <w:rPr>
          <w:w w:val="95"/>
          <w:lang w:val="en-US"/>
        </w:rPr>
        <w:t xml:space="preserve"> Gorham, William B Grant,</w:t>
      </w:r>
      <w:r w:rsidRPr="008A7FB4">
        <w:rPr>
          <w:spacing w:val="1"/>
          <w:w w:val="95"/>
          <w:lang w:val="en-US"/>
        </w:rPr>
        <w:t xml:space="preserve"> </w:t>
      </w:r>
      <w:r w:rsidRPr="008A7FB4">
        <w:rPr>
          <w:lang w:val="en-US"/>
        </w:rPr>
        <w:t xml:space="preserve">Edward L </w:t>
      </w:r>
      <w:proofErr w:type="spellStart"/>
      <w:r w:rsidRPr="008A7FB4">
        <w:rPr>
          <w:lang w:val="en-US"/>
        </w:rPr>
        <w:t>Giovannucci</w:t>
      </w:r>
      <w:proofErr w:type="spellEnd"/>
      <w:r w:rsidRPr="008A7FB4">
        <w:rPr>
          <w:lang w:val="en-US"/>
        </w:rPr>
        <w:t xml:space="preserve">, Leo </w:t>
      </w:r>
      <w:proofErr w:type="spellStart"/>
      <w:r w:rsidRPr="008A7FB4">
        <w:rPr>
          <w:lang w:val="en-US"/>
        </w:rPr>
        <w:t>Baggerly</w:t>
      </w:r>
      <w:proofErr w:type="spellEnd"/>
      <w:r w:rsidRPr="008A7FB4">
        <w:rPr>
          <w:lang w:val="en-US"/>
        </w:rPr>
        <w:t xml:space="preserve"> et al. 2014. “Meta-analysis of All-Cause Mortality Ac-</w:t>
      </w:r>
      <w:r w:rsidRPr="008A7FB4">
        <w:rPr>
          <w:spacing w:val="1"/>
          <w:lang w:val="en-US"/>
        </w:rPr>
        <w:t xml:space="preserve"> </w:t>
      </w:r>
      <w:r w:rsidRPr="008A7FB4">
        <w:rPr>
          <w:w w:val="95"/>
          <w:lang w:val="en-US"/>
        </w:rPr>
        <w:t xml:space="preserve">cording to Serum 25-Hydroxyvitamin D”. </w:t>
      </w:r>
      <w:r w:rsidRPr="008A7FB4">
        <w:rPr>
          <w:i/>
          <w:w w:val="95"/>
          <w:lang w:val="en-US"/>
        </w:rPr>
        <w:t xml:space="preserve">American Journal of Public Health </w:t>
      </w:r>
      <w:r w:rsidRPr="008A7FB4">
        <w:rPr>
          <w:w w:val="95"/>
          <w:lang w:val="en-US"/>
        </w:rPr>
        <w:t>104 (8</w:t>
      </w:r>
      <w:proofErr w:type="gramStart"/>
      <w:r w:rsidRPr="008A7FB4">
        <w:rPr>
          <w:w w:val="95"/>
          <w:lang w:val="en-US"/>
        </w:rPr>
        <w:t>) :</w:t>
      </w:r>
      <w:proofErr w:type="gramEnd"/>
      <w:r w:rsidRPr="008A7FB4">
        <w:rPr>
          <w:w w:val="95"/>
          <w:lang w:val="en-US"/>
        </w:rPr>
        <w:t xml:space="preserve"> e43-e50.</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0090-0036.</w:t>
      </w:r>
      <w:r w:rsidRPr="008A7FB4">
        <w:rPr>
          <w:spacing w:val="-4"/>
          <w:lang w:val="en-US"/>
        </w:rPr>
        <w:t xml:space="preserve"> </w:t>
      </w:r>
      <w:r>
        <w:fldChar w:fldCharType="begin"/>
      </w:r>
      <w:r w:rsidRPr="00AC48D4">
        <w:rPr>
          <w:lang w:val="en-US"/>
          <w:rPrChange w:id="188" w:author="Jean Pascal De Bandt" w:date="2023-01-11T17:58:00Z">
            <w:rPr/>
          </w:rPrChange>
        </w:rPr>
        <w:instrText>HYPERLINK "https://doi.org/10.2105/ajph.2014.302034" \h</w:instrText>
      </w:r>
      <w:r>
        <w:fldChar w:fldCharType="separate"/>
      </w:r>
      <w:r w:rsidRPr="008A7FB4">
        <w:rPr>
          <w:lang w:val="en-US"/>
        </w:rPr>
        <w:t>https://doi.org/10.2105/ajph.2014.302034</w:t>
      </w:r>
      <w:r>
        <w:rPr>
          <w:lang w:val="en-US"/>
        </w:rPr>
        <w:fldChar w:fldCharType="end"/>
      </w:r>
      <w:r w:rsidRPr="008A7FB4">
        <w:rPr>
          <w:lang w:val="en-US"/>
        </w:rPr>
        <w:t>.</w:t>
      </w:r>
    </w:p>
    <w:p w14:paraId="48ABE61B" w14:textId="77777777" w:rsidR="002C0AF8" w:rsidRPr="008A7FB4" w:rsidRDefault="003E36B0">
      <w:pPr>
        <w:spacing w:before="132" w:line="386" w:lineRule="auto"/>
        <w:ind w:left="548" w:right="133" w:hanging="431"/>
        <w:jc w:val="both"/>
        <w:rPr>
          <w:lang w:val="en-US"/>
        </w:rPr>
      </w:pPr>
      <w:bookmarkStart w:id="189" w:name="_bookmark73"/>
      <w:bookmarkEnd w:id="189"/>
      <w:r w:rsidRPr="008A7FB4">
        <w:rPr>
          <w:lang w:val="en-US"/>
        </w:rPr>
        <w:t xml:space="preserve">Hathcock, John N, Andrew Shao, Reinhold </w:t>
      </w:r>
      <w:proofErr w:type="spellStart"/>
      <w:r w:rsidRPr="008A7FB4">
        <w:rPr>
          <w:lang w:val="en-US"/>
        </w:rPr>
        <w:t>Vieth</w:t>
      </w:r>
      <w:proofErr w:type="spellEnd"/>
      <w:r w:rsidRPr="008A7FB4">
        <w:rPr>
          <w:lang w:val="en-US"/>
        </w:rPr>
        <w:t xml:space="preserve"> et Robert Heaney. 2007. </w:t>
      </w:r>
      <w:bookmarkStart w:id="190" w:name="_Hlk125478144"/>
      <w:r w:rsidRPr="008A7FB4">
        <w:rPr>
          <w:lang w:val="en-US"/>
        </w:rPr>
        <w:t>“Risk assessment for</w:t>
      </w:r>
      <w:r w:rsidRPr="008A7FB4">
        <w:rPr>
          <w:spacing w:val="1"/>
          <w:lang w:val="en-US"/>
        </w:rPr>
        <w:t xml:space="preserve"> </w:t>
      </w:r>
      <w:r w:rsidRPr="008A7FB4">
        <w:rPr>
          <w:lang w:val="en-US"/>
        </w:rPr>
        <w:t>vitamin</w:t>
      </w:r>
      <w:r w:rsidRPr="008A7FB4">
        <w:rPr>
          <w:spacing w:val="-8"/>
          <w:lang w:val="en-US"/>
        </w:rPr>
        <w:t xml:space="preserve"> </w:t>
      </w:r>
      <w:r w:rsidRPr="008A7FB4">
        <w:rPr>
          <w:lang w:val="en-US"/>
        </w:rPr>
        <w:t>D”</w:t>
      </w:r>
      <w:bookmarkEnd w:id="190"/>
      <w:r w:rsidRPr="008A7FB4">
        <w:rPr>
          <w:lang w:val="en-US"/>
        </w:rPr>
        <w:t>.</w:t>
      </w:r>
      <w:r w:rsidRPr="008A7FB4">
        <w:rPr>
          <w:spacing w:val="-6"/>
          <w:lang w:val="en-US"/>
        </w:rPr>
        <w:t xml:space="preserve"> </w:t>
      </w:r>
      <w:r w:rsidRPr="008A7FB4">
        <w:rPr>
          <w:i/>
          <w:lang w:val="en-US"/>
        </w:rPr>
        <w:t>The</w:t>
      </w:r>
      <w:r w:rsidRPr="008A7FB4">
        <w:rPr>
          <w:i/>
          <w:spacing w:val="-8"/>
          <w:lang w:val="en-US"/>
        </w:rPr>
        <w:t xml:space="preserve"> </w:t>
      </w:r>
      <w:r w:rsidRPr="008A7FB4">
        <w:rPr>
          <w:i/>
          <w:lang w:val="en-US"/>
        </w:rPr>
        <w:t>American</w:t>
      </w:r>
      <w:r w:rsidRPr="008A7FB4">
        <w:rPr>
          <w:i/>
          <w:spacing w:val="-7"/>
          <w:lang w:val="en-US"/>
        </w:rPr>
        <w:t xml:space="preserve"> </w:t>
      </w:r>
      <w:r w:rsidRPr="008A7FB4">
        <w:rPr>
          <w:i/>
          <w:lang w:val="en-US"/>
        </w:rPr>
        <w:t>Journal</w:t>
      </w:r>
      <w:r w:rsidRPr="008A7FB4">
        <w:rPr>
          <w:i/>
          <w:spacing w:val="-7"/>
          <w:lang w:val="en-US"/>
        </w:rPr>
        <w:t xml:space="preserve"> </w:t>
      </w:r>
      <w:r w:rsidRPr="008A7FB4">
        <w:rPr>
          <w:i/>
          <w:lang w:val="en-US"/>
        </w:rPr>
        <w:t>of</w:t>
      </w:r>
      <w:r w:rsidRPr="008A7FB4">
        <w:rPr>
          <w:i/>
          <w:spacing w:val="-7"/>
          <w:lang w:val="en-US"/>
        </w:rPr>
        <w:t xml:space="preserve"> </w:t>
      </w:r>
      <w:r w:rsidRPr="008A7FB4">
        <w:rPr>
          <w:i/>
          <w:lang w:val="en-US"/>
        </w:rPr>
        <w:t>Clinical</w:t>
      </w:r>
      <w:r w:rsidRPr="008A7FB4">
        <w:rPr>
          <w:i/>
          <w:spacing w:val="-8"/>
          <w:lang w:val="en-US"/>
        </w:rPr>
        <w:t xml:space="preserve"> </w:t>
      </w:r>
      <w:r w:rsidRPr="008A7FB4">
        <w:rPr>
          <w:i/>
          <w:lang w:val="en-US"/>
        </w:rPr>
        <w:t>Nutrition</w:t>
      </w:r>
      <w:r w:rsidRPr="008A7FB4">
        <w:rPr>
          <w:i/>
          <w:spacing w:val="-7"/>
          <w:lang w:val="en-US"/>
        </w:rPr>
        <w:t xml:space="preserve"> </w:t>
      </w:r>
      <w:r w:rsidRPr="008A7FB4">
        <w:rPr>
          <w:lang w:val="en-US"/>
        </w:rPr>
        <w:t>85</w:t>
      </w:r>
      <w:r w:rsidRPr="008A7FB4">
        <w:rPr>
          <w:spacing w:val="-7"/>
          <w:lang w:val="en-US"/>
        </w:rPr>
        <w:t xml:space="preserve"> </w:t>
      </w:r>
      <w:r w:rsidRPr="008A7FB4">
        <w:rPr>
          <w:lang w:val="en-US"/>
        </w:rPr>
        <w:t>(1</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7"/>
          <w:lang w:val="en-US"/>
        </w:rPr>
        <w:t xml:space="preserve"> </w:t>
      </w:r>
      <w:r w:rsidRPr="008A7FB4">
        <w:rPr>
          <w:lang w:val="en-US"/>
        </w:rPr>
        <w:t>6-18.</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6"/>
          <w:lang w:val="en-US"/>
        </w:rPr>
        <w:t xml:space="preserve"> </w:t>
      </w:r>
      <w:r>
        <w:fldChar w:fldCharType="begin"/>
      </w:r>
      <w:r w:rsidRPr="00AC48D4">
        <w:rPr>
          <w:lang w:val="en-US"/>
          <w:rPrChange w:id="191" w:author="Jean Pascal De Bandt" w:date="2023-01-11T17:58:00Z">
            <w:rPr/>
          </w:rPrChange>
        </w:rPr>
        <w:instrText>HYPERLINK "https://doi.org/10.1093/ajcn/85.1.6" \h</w:instrText>
      </w:r>
      <w:r>
        <w:fldChar w:fldCharType="separate"/>
      </w:r>
      <w:r w:rsidRPr="008A7FB4">
        <w:rPr>
          <w:lang w:val="en-US"/>
        </w:rPr>
        <w:t>https:</w:t>
      </w:r>
      <w:r>
        <w:rPr>
          <w:lang w:val="en-US"/>
        </w:rPr>
        <w:fldChar w:fldCharType="end"/>
      </w:r>
    </w:p>
    <w:p w14:paraId="05A7869C" w14:textId="77777777" w:rsidR="002C0AF8" w:rsidRPr="008A7FB4" w:rsidRDefault="003E36B0">
      <w:pPr>
        <w:pStyle w:val="BodyText"/>
        <w:spacing w:line="251" w:lineRule="exact"/>
        <w:ind w:left="547"/>
        <w:rPr>
          <w:lang w:val="en-US"/>
        </w:rPr>
      </w:pPr>
      <w:r>
        <w:fldChar w:fldCharType="begin"/>
      </w:r>
      <w:r w:rsidRPr="00AC48D4">
        <w:rPr>
          <w:lang w:val="en-US"/>
          <w:rPrChange w:id="192" w:author="Jean Pascal De Bandt" w:date="2023-01-11T17:58:00Z">
            <w:rPr/>
          </w:rPrChange>
        </w:rPr>
        <w:instrText>HYPERLINK "https://doi.org/10.1093/ajcn/85.1.6" \h</w:instrText>
      </w:r>
      <w:r>
        <w:fldChar w:fldCharType="separate"/>
      </w:r>
      <w:r w:rsidRPr="008A7FB4">
        <w:rPr>
          <w:lang w:val="en-US"/>
        </w:rPr>
        <w:t>//doi.org/10.1093/</w:t>
      </w:r>
      <w:proofErr w:type="spellStart"/>
      <w:r w:rsidRPr="008A7FB4">
        <w:rPr>
          <w:lang w:val="en-US"/>
        </w:rPr>
        <w:t>ajcn</w:t>
      </w:r>
      <w:proofErr w:type="spellEnd"/>
      <w:r w:rsidRPr="008A7FB4">
        <w:rPr>
          <w:lang w:val="en-US"/>
        </w:rPr>
        <w:t>/85.1.6</w:t>
      </w:r>
      <w:r>
        <w:rPr>
          <w:lang w:val="en-US"/>
        </w:rPr>
        <w:fldChar w:fldCharType="end"/>
      </w:r>
      <w:r w:rsidRPr="008A7FB4">
        <w:rPr>
          <w:lang w:val="en-US"/>
        </w:rPr>
        <w:t>.</w:t>
      </w:r>
    </w:p>
    <w:p w14:paraId="06E3B843" w14:textId="77777777" w:rsidR="002C0AF8" w:rsidRPr="008A7FB4" w:rsidRDefault="002C0AF8">
      <w:pPr>
        <w:pStyle w:val="BodyText"/>
        <w:spacing w:before="1"/>
        <w:rPr>
          <w:sz w:val="25"/>
          <w:lang w:val="en-US"/>
        </w:rPr>
      </w:pPr>
    </w:p>
    <w:p w14:paraId="69208E8C" w14:textId="77777777" w:rsidR="002C0AF8" w:rsidRPr="008A7FB4" w:rsidRDefault="003E36B0">
      <w:pPr>
        <w:pStyle w:val="BodyText"/>
        <w:spacing w:line="386" w:lineRule="auto"/>
        <w:ind w:left="553" w:right="125" w:hanging="437"/>
        <w:jc w:val="both"/>
        <w:rPr>
          <w:lang w:val="en-US"/>
        </w:rPr>
      </w:pPr>
      <w:bookmarkStart w:id="193" w:name="_bookmark74"/>
      <w:bookmarkEnd w:id="193"/>
      <w:r w:rsidRPr="008A7FB4">
        <w:rPr>
          <w:w w:val="95"/>
          <w:lang w:val="en-US"/>
        </w:rPr>
        <w:t>Heaney,</w:t>
      </w:r>
      <w:r w:rsidRPr="008A7FB4">
        <w:rPr>
          <w:spacing w:val="7"/>
          <w:w w:val="95"/>
          <w:lang w:val="en-US"/>
        </w:rPr>
        <w:t xml:space="preserve"> </w:t>
      </w:r>
      <w:r w:rsidRPr="008A7FB4">
        <w:rPr>
          <w:w w:val="95"/>
          <w:lang w:val="en-US"/>
        </w:rPr>
        <w:t>Robert,</w:t>
      </w:r>
      <w:r w:rsidRPr="008A7FB4">
        <w:rPr>
          <w:spacing w:val="6"/>
          <w:w w:val="95"/>
          <w:lang w:val="en-US"/>
        </w:rPr>
        <w:t xml:space="preserve"> </w:t>
      </w:r>
      <w:r w:rsidRPr="008A7FB4">
        <w:rPr>
          <w:w w:val="95"/>
          <w:lang w:val="en-US"/>
        </w:rPr>
        <w:t>Cedric</w:t>
      </w:r>
      <w:r w:rsidRPr="008A7FB4">
        <w:rPr>
          <w:spacing w:val="7"/>
          <w:w w:val="95"/>
          <w:lang w:val="en-US"/>
        </w:rPr>
        <w:t xml:space="preserve"> </w:t>
      </w:r>
      <w:r w:rsidRPr="008A7FB4">
        <w:rPr>
          <w:w w:val="95"/>
          <w:lang w:val="en-US"/>
        </w:rPr>
        <w:t>Garland,</w:t>
      </w:r>
      <w:r w:rsidRPr="008A7FB4">
        <w:rPr>
          <w:spacing w:val="7"/>
          <w:w w:val="95"/>
          <w:lang w:val="en-US"/>
        </w:rPr>
        <w:t xml:space="preserve"> </w:t>
      </w:r>
      <w:r w:rsidRPr="008A7FB4">
        <w:rPr>
          <w:w w:val="95"/>
          <w:lang w:val="en-US"/>
        </w:rPr>
        <w:t>Carole</w:t>
      </w:r>
      <w:r w:rsidRPr="008A7FB4">
        <w:rPr>
          <w:spacing w:val="7"/>
          <w:w w:val="95"/>
          <w:lang w:val="en-US"/>
        </w:rPr>
        <w:t xml:space="preserve"> </w:t>
      </w:r>
      <w:proofErr w:type="spellStart"/>
      <w:r w:rsidRPr="008A7FB4">
        <w:rPr>
          <w:w w:val="95"/>
          <w:lang w:val="en-US"/>
        </w:rPr>
        <w:t>Baggerly</w:t>
      </w:r>
      <w:proofErr w:type="spellEnd"/>
      <w:r w:rsidRPr="008A7FB4">
        <w:rPr>
          <w:w w:val="95"/>
          <w:lang w:val="en-US"/>
        </w:rPr>
        <w:t>,</w:t>
      </w:r>
      <w:r w:rsidRPr="008A7FB4">
        <w:rPr>
          <w:spacing w:val="7"/>
          <w:w w:val="95"/>
          <w:lang w:val="en-US"/>
        </w:rPr>
        <w:t xml:space="preserve"> </w:t>
      </w:r>
      <w:r w:rsidRPr="008A7FB4">
        <w:rPr>
          <w:w w:val="95"/>
          <w:lang w:val="en-US"/>
        </w:rPr>
        <w:t>Christine</w:t>
      </w:r>
      <w:r w:rsidRPr="008A7FB4">
        <w:rPr>
          <w:spacing w:val="7"/>
          <w:w w:val="95"/>
          <w:lang w:val="en-US"/>
        </w:rPr>
        <w:t xml:space="preserve"> </w:t>
      </w:r>
      <w:r w:rsidRPr="008A7FB4">
        <w:rPr>
          <w:w w:val="95"/>
          <w:lang w:val="en-US"/>
        </w:rPr>
        <w:t>French</w:t>
      </w:r>
      <w:r w:rsidRPr="008A7FB4">
        <w:rPr>
          <w:spacing w:val="9"/>
          <w:w w:val="95"/>
          <w:lang w:val="en-US"/>
        </w:rPr>
        <w:t xml:space="preserve"> </w:t>
      </w:r>
      <w:r w:rsidRPr="008A7FB4">
        <w:rPr>
          <w:w w:val="95"/>
          <w:lang w:val="en-US"/>
        </w:rPr>
        <w:t>et</w:t>
      </w:r>
      <w:r w:rsidRPr="008A7FB4">
        <w:rPr>
          <w:spacing w:val="7"/>
          <w:w w:val="95"/>
          <w:lang w:val="en-US"/>
        </w:rPr>
        <w:t xml:space="preserve"> </w:t>
      </w:r>
      <w:r w:rsidRPr="008A7FB4">
        <w:rPr>
          <w:w w:val="95"/>
          <w:lang w:val="en-US"/>
        </w:rPr>
        <w:t>Edward</w:t>
      </w:r>
      <w:r w:rsidRPr="008A7FB4">
        <w:rPr>
          <w:spacing w:val="7"/>
          <w:w w:val="95"/>
          <w:lang w:val="en-US"/>
        </w:rPr>
        <w:t xml:space="preserve"> </w:t>
      </w:r>
      <w:r w:rsidRPr="008A7FB4">
        <w:rPr>
          <w:w w:val="95"/>
          <w:lang w:val="en-US"/>
        </w:rPr>
        <w:t>Gorham.</w:t>
      </w:r>
      <w:r w:rsidRPr="008A7FB4">
        <w:rPr>
          <w:spacing w:val="7"/>
          <w:w w:val="95"/>
          <w:lang w:val="en-US"/>
        </w:rPr>
        <w:t xml:space="preserve"> </w:t>
      </w:r>
      <w:r w:rsidRPr="008A7FB4">
        <w:rPr>
          <w:w w:val="95"/>
          <w:lang w:val="en-US"/>
        </w:rPr>
        <w:t>2015.</w:t>
      </w:r>
      <w:r w:rsidRPr="008A7FB4">
        <w:rPr>
          <w:spacing w:val="7"/>
          <w:w w:val="95"/>
          <w:lang w:val="en-US"/>
        </w:rPr>
        <w:t xml:space="preserve"> </w:t>
      </w:r>
      <w:r w:rsidRPr="008A7FB4">
        <w:rPr>
          <w:w w:val="95"/>
          <w:lang w:val="en-US"/>
        </w:rPr>
        <w:t>“Letter</w:t>
      </w:r>
      <w:r w:rsidRPr="008A7FB4">
        <w:rPr>
          <w:spacing w:val="1"/>
          <w:w w:val="95"/>
          <w:lang w:val="en-US"/>
        </w:rPr>
        <w:t xml:space="preserve"> </w:t>
      </w:r>
      <w:r w:rsidRPr="008A7FB4">
        <w:rPr>
          <w:lang w:val="en-US"/>
        </w:rPr>
        <w:t xml:space="preserve">to </w:t>
      </w:r>
      <w:proofErr w:type="spellStart"/>
      <w:r w:rsidRPr="008A7FB4">
        <w:rPr>
          <w:lang w:val="en-US"/>
        </w:rPr>
        <w:t>Veugelers</w:t>
      </w:r>
      <w:proofErr w:type="spellEnd"/>
      <w:r w:rsidRPr="008A7FB4">
        <w:rPr>
          <w:lang w:val="en-US"/>
        </w:rPr>
        <w:t xml:space="preserve">, P.J. and </w:t>
      </w:r>
      <w:proofErr w:type="spellStart"/>
      <w:r w:rsidRPr="008A7FB4">
        <w:rPr>
          <w:lang w:val="en-US"/>
        </w:rPr>
        <w:t>Ekwaru</w:t>
      </w:r>
      <w:proofErr w:type="spellEnd"/>
      <w:r w:rsidRPr="008A7FB4">
        <w:rPr>
          <w:lang w:val="en-US"/>
        </w:rPr>
        <w:t>, J.P., A Statistical Error in the Estimation of the Recommended</w:t>
      </w:r>
      <w:r w:rsidRPr="008A7FB4">
        <w:rPr>
          <w:spacing w:val="-52"/>
          <w:lang w:val="en-US"/>
        </w:rPr>
        <w:t xml:space="preserve"> </w:t>
      </w:r>
      <w:r w:rsidRPr="008A7FB4">
        <w:rPr>
          <w:w w:val="95"/>
          <w:lang w:val="en-US"/>
        </w:rPr>
        <w:t xml:space="preserve">Dietary Allowance for Vitamin D. Nutrients 2014, 6, 4472–4475 </w:t>
      </w:r>
      <w:r>
        <w:rPr>
          <w:w w:val="95"/>
        </w:rPr>
        <w:t>;</w:t>
      </w:r>
      <w:r w:rsidRPr="008A7FB4">
        <w:rPr>
          <w:w w:val="95"/>
          <w:lang w:val="en-US"/>
        </w:rPr>
        <w:t xml:space="preserve"> </w:t>
      </w:r>
      <w:proofErr w:type="spellStart"/>
      <w:r w:rsidRPr="008A7FB4">
        <w:rPr>
          <w:w w:val="95"/>
          <w:lang w:val="en-US"/>
        </w:rPr>
        <w:t>doi</w:t>
      </w:r>
      <w:proofErr w:type="spellEnd"/>
      <w:r w:rsidRPr="008A7FB4">
        <w:rPr>
          <w:w w:val="95"/>
          <w:lang w:val="en-US"/>
        </w:rPr>
        <w:t xml:space="preserve"> :10.3390/nu6104472”.</w:t>
      </w:r>
      <w:r w:rsidRPr="008A7FB4">
        <w:rPr>
          <w:spacing w:val="1"/>
          <w:w w:val="95"/>
          <w:lang w:val="en-US"/>
        </w:rPr>
        <w:t xml:space="preserve"> </w:t>
      </w:r>
      <w:r w:rsidRPr="008A7FB4">
        <w:rPr>
          <w:i/>
          <w:lang w:val="en-US"/>
        </w:rPr>
        <w:t>Nutrients</w:t>
      </w:r>
      <w:r w:rsidRPr="008A7FB4">
        <w:rPr>
          <w:i/>
          <w:spacing w:val="-2"/>
          <w:lang w:val="en-US"/>
        </w:rPr>
        <w:t xml:space="preserve"> </w:t>
      </w:r>
      <w:r w:rsidRPr="008A7FB4">
        <w:rPr>
          <w:lang w:val="en-US"/>
        </w:rPr>
        <w:t>7</w:t>
      </w:r>
      <w:r w:rsidRPr="008A7FB4">
        <w:rPr>
          <w:spacing w:val="-2"/>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1688-1690.</w:t>
      </w:r>
      <w:r w:rsidRPr="008A7FB4">
        <w:rPr>
          <w:spacing w:val="-2"/>
          <w:lang w:val="en-US"/>
        </w:rPr>
        <w:t xml:space="preserve"> </w:t>
      </w:r>
      <w:r>
        <w:fldChar w:fldCharType="begin"/>
      </w:r>
      <w:r w:rsidRPr="00AC48D4">
        <w:rPr>
          <w:lang w:val="en-US"/>
          <w:rPrChange w:id="194" w:author="Jean Pascal De Bandt" w:date="2023-01-11T17:58:00Z">
            <w:rPr/>
          </w:rPrChange>
        </w:rPr>
        <w:instrText>HYPERLINK "https://doi.org/10.3390/nu7031688" \h</w:instrText>
      </w:r>
      <w:r>
        <w:fldChar w:fldCharType="separate"/>
      </w:r>
      <w:r w:rsidRPr="008A7FB4">
        <w:rPr>
          <w:lang w:val="en-US"/>
        </w:rPr>
        <w:t>https://doi.org/10.3390/nu7031688</w:t>
      </w:r>
      <w:r>
        <w:rPr>
          <w:lang w:val="en-US"/>
        </w:rPr>
        <w:fldChar w:fldCharType="end"/>
      </w:r>
      <w:r w:rsidRPr="008A7FB4">
        <w:rPr>
          <w:lang w:val="en-US"/>
        </w:rPr>
        <w:t>.</w:t>
      </w:r>
    </w:p>
    <w:p w14:paraId="21097125" w14:textId="77777777" w:rsidR="002C0AF8" w:rsidRPr="008A7FB4" w:rsidRDefault="003E36B0">
      <w:pPr>
        <w:pStyle w:val="BodyText"/>
        <w:spacing w:before="133" w:line="386" w:lineRule="auto"/>
        <w:ind w:left="553" w:right="133" w:hanging="437"/>
        <w:jc w:val="both"/>
        <w:rPr>
          <w:lang w:val="en-US"/>
        </w:rPr>
      </w:pPr>
      <w:bookmarkStart w:id="195" w:name="_bookmark75"/>
      <w:bookmarkEnd w:id="195"/>
      <w:proofErr w:type="spellStart"/>
      <w:r w:rsidRPr="008A7FB4">
        <w:rPr>
          <w:lang w:val="en-US"/>
        </w:rPr>
        <w:t>Hewison</w:t>
      </w:r>
      <w:proofErr w:type="spellEnd"/>
      <w:r w:rsidRPr="008A7FB4">
        <w:rPr>
          <w:lang w:val="en-US"/>
        </w:rPr>
        <w:t>,</w:t>
      </w:r>
      <w:r w:rsidRPr="008A7FB4">
        <w:rPr>
          <w:spacing w:val="-5"/>
          <w:lang w:val="en-US"/>
        </w:rPr>
        <w:t xml:space="preserve"> </w:t>
      </w:r>
      <w:r w:rsidRPr="008A7FB4">
        <w:rPr>
          <w:lang w:val="en-US"/>
        </w:rPr>
        <w:t>Martin.</w:t>
      </w:r>
      <w:r w:rsidRPr="008A7FB4">
        <w:rPr>
          <w:spacing w:val="-4"/>
          <w:lang w:val="en-US"/>
        </w:rPr>
        <w:t xml:space="preserve"> </w:t>
      </w:r>
      <w:r w:rsidRPr="008A7FB4">
        <w:rPr>
          <w:lang w:val="en-US"/>
        </w:rPr>
        <w:t>2011.</w:t>
      </w:r>
      <w:r w:rsidRPr="008A7FB4">
        <w:rPr>
          <w:spacing w:val="-4"/>
          <w:lang w:val="en-US"/>
        </w:rPr>
        <w:t xml:space="preserve"> </w:t>
      </w:r>
      <w:r w:rsidRPr="008A7FB4">
        <w:rPr>
          <w:lang w:val="en-US"/>
        </w:rPr>
        <w:t>“Antibacterial</w:t>
      </w:r>
      <w:r w:rsidRPr="008A7FB4">
        <w:rPr>
          <w:spacing w:val="-4"/>
          <w:lang w:val="en-US"/>
        </w:rPr>
        <w:t xml:space="preserve"> </w:t>
      </w:r>
      <w:r w:rsidRPr="008A7FB4">
        <w:rPr>
          <w:lang w:val="en-US"/>
        </w:rPr>
        <w:t>effects</w:t>
      </w:r>
      <w:r w:rsidRPr="008A7FB4">
        <w:rPr>
          <w:spacing w:val="-4"/>
          <w:lang w:val="en-US"/>
        </w:rPr>
        <w:t xml:space="preserve"> </w:t>
      </w:r>
      <w:r w:rsidRPr="008A7FB4">
        <w:rPr>
          <w:lang w:val="en-US"/>
        </w:rPr>
        <w:t>of</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r w:rsidRPr="008A7FB4">
        <w:rPr>
          <w:i/>
          <w:lang w:val="en-US"/>
        </w:rPr>
        <w:t>Nature</w:t>
      </w:r>
      <w:r w:rsidRPr="008A7FB4">
        <w:rPr>
          <w:i/>
          <w:spacing w:val="-4"/>
          <w:lang w:val="en-US"/>
        </w:rPr>
        <w:t xml:space="preserve"> </w:t>
      </w:r>
      <w:r w:rsidRPr="008A7FB4">
        <w:rPr>
          <w:i/>
          <w:lang w:val="en-US"/>
        </w:rPr>
        <w:t>Reviews</w:t>
      </w:r>
      <w:r w:rsidRPr="008A7FB4">
        <w:rPr>
          <w:i/>
          <w:spacing w:val="-4"/>
          <w:lang w:val="en-US"/>
        </w:rPr>
        <w:t xml:space="preserve"> </w:t>
      </w:r>
      <w:r w:rsidRPr="008A7FB4">
        <w:rPr>
          <w:i/>
          <w:lang w:val="en-US"/>
        </w:rPr>
        <w:t>Endocrinology</w:t>
      </w:r>
      <w:r w:rsidRPr="008A7FB4">
        <w:rPr>
          <w:i/>
          <w:spacing w:val="-5"/>
          <w:lang w:val="en-US"/>
        </w:rPr>
        <w:t xml:space="preserve"> </w:t>
      </w:r>
      <w:r w:rsidRPr="008A7FB4">
        <w:rPr>
          <w:lang w:val="en-US"/>
        </w:rPr>
        <w:t>7</w:t>
      </w:r>
      <w:r w:rsidRPr="008A7FB4">
        <w:rPr>
          <w:spacing w:val="-4"/>
          <w:lang w:val="en-US"/>
        </w:rPr>
        <w:t xml:space="preserve"> </w:t>
      </w:r>
      <w:r w:rsidRPr="008A7FB4">
        <w:rPr>
          <w:lang w:val="en-US"/>
        </w:rPr>
        <w:t>(6</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53"/>
          <w:lang w:val="en-US"/>
        </w:rPr>
        <w:t xml:space="preserve"> </w:t>
      </w:r>
      <w:r w:rsidRPr="008A7FB4">
        <w:rPr>
          <w:lang w:val="en-US"/>
        </w:rPr>
        <w:t>337-345.</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1759-5029.</w:t>
      </w:r>
      <w:r w:rsidRPr="008A7FB4">
        <w:rPr>
          <w:spacing w:val="-5"/>
          <w:lang w:val="en-US"/>
        </w:rPr>
        <w:t xml:space="preserve"> </w:t>
      </w:r>
      <w:r>
        <w:fldChar w:fldCharType="begin"/>
      </w:r>
      <w:r w:rsidRPr="00AC48D4">
        <w:rPr>
          <w:lang w:val="en-US"/>
          <w:rPrChange w:id="196" w:author="Jean Pascal De Bandt" w:date="2023-01-11T17:58:00Z">
            <w:rPr/>
          </w:rPrChange>
        </w:rPr>
        <w:instrText>HYPERLINK "https://doi.org/10.1038/nrendo.2010.226" \h</w:instrText>
      </w:r>
      <w:r>
        <w:fldChar w:fldCharType="separate"/>
      </w:r>
      <w:r w:rsidRPr="008A7FB4">
        <w:rPr>
          <w:lang w:val="en-US"/>
        </w:rPr>
        <w:t>https://doi.org/10.1038/nrendo.2010.226</w:t>
      </w:r>
      <w:r>
        <w:rPr>
          <w:lang w:val="en-US"/>
        </w:rPr>
        <w:fldChar w:fldCharType="end"/>
      </w:r>
      <w:r w:rsidRPr="008A7FB4">
        <w:rPr>
          <w:lang w:val="en-US"/>
        </w:rPr>
        <w:t>.</w:t>
      </w:r>
    </w:p>
    <w:p w14:paraId="02465B95"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60340D03" w14:textId="77777777" w:rsidR="002C0AF8" w:rsidRPr="008A7FB4" w:rsidRDefault="002C0AF8">
      <w:pPr>
        <w:pStyle w:val="BodyText"/>
        <w:rPr>
          <w:sz w:val="27"/>
          <w:lang w:val="en-US"/>
        </w:rPr>
      </w:pPr>
    </w:p>
    <w:p w14:paraId="47E41A89" w14:textId="77777777" w:rsidR="002C0AF8" w:rsidRPr="008A7FB4" w:rsidRDefault="003E36B0">
      <w:pPr>
        <w:pStyle w:val="BodyText"/>
        <w:spacing w:before="89" w:line="386" w:lineRule="auto"/>
        <w:ind w:left="546" w:right="163" w:hanging="430"/>
        <w:jc w:val="both"/>
        <w:rPr>
          <w:lang w:val="en-US"/>
        </w:rPr>
      </w:pPr>
      <w:bookmarkStart w:id="197" w:name="_bookmark76"/>
      <w:bookmarkEnd w:id="197"/>
      <w:proofErr w:type="spellStart"/>
      <w:r w:rsidRPr="008A7FB4">
        <w:rPr>
          <w:spacing w:val="-1"/>
          <w:lang w:val="en-US"/>
        </w:rPr>
        <w:t>Hewison</w:t>
      </w:r>
      <w:proofErr w:type="spellEnd"/>
      <w:r w:rsidRPr="008A7FB4">
        <w:rPr>
          <w:spacing w:val="-1"/>
          <w:lang w:val="en-US"/>
        </w:rPr>
        <w:t>,</w:t>
      </w:r>
      <w:r w:rsidRPr="008A7FB4">
        <w:rPr>
          <w:spacing w:val="-13"/>
          <w:lang w:val="en-US"/>
        </w:rPr>
        <w:t xml:space="preserve"> </w:t>
      </w:r>
      <w:r w:rsidRPr="008A7FB4">
        <w:rPr>
          <w:spacing w:val="-1"/>
          <w:lang w:val="en-US"/>
        </w:rPr>
        <w:t>Martin.</w:t>
      </w:r>
      <w:r w:rsidRPr="008A7FB4">
        <w:rPr>
          <w:spacing w:val="-13"/>
          <w:lang w:val="en-US"/>
        </w:rPr>
        <w:t xml:space="preserve"> </w:t>
      </w:r>
      <w:r w:rsidRPr="008A7FB4">
        <w:rPr>
          <w:lang w:val="en-US"/>
        </w:rPr>
        <w:t>2012.</w:t>
      </w:r>
      <w:r w:rsidRPr="008A7FB4">
        <w:rPr>
          <w:spacing w:val="-13"/>
          <w:lang w:val="en-US"/>
        </w:rPr>
        <w:t xml:space="preserve"> </w:t>
      </w:r>
      <w:r w:rsidRPr="008A7FB4">
        <w:rPr>
          <w:lang w:val="en-US"/>
        </w:rPr>
        <w:t>“An</w:t>
      </w:r>
      <w:r w:rsidRPr="008A7FB4">
        <w:rPr>
          <w:spacing w:val="-12"/>
          <w:lang w:val="en-US"/>
        </w:rPr>
        <w:t xml:space="preserve"> </w:t>
      </w:r>
      <w:r w:rsidRPr="008A7FB4">
        <w:rPr>
          <w:lang w:val="en-US"/>
        </w:rPr>
        <w:t>update</w:t>
      </w:r>
      <w:r w:rsidRPr="008A7FB4">
        <w:rPr>
          <w:spacing w:val="-13"/>
          <w:lang w:val="en-US"/>
        </w:rPr>
        <w:t xml:space="preserve"> </w:t>
      </w:r>
      <w:r w:rsidRPr="008A7FB4">
        <w:rPr>
          <w:lang w:val="en-US"/>
        </w:rPr>
        <w:t>on</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2"/>
          <w:lang w:val="en-US"/>
        </w:rPr>
        <w:t xml:space="preserve"> </w:t>
      </w:r>
      <w:r w:rsidRPr="008A7FB4">
        <w:rPr>
          <w:lang w:val="en-US"/>
        </w:rPr>
        <w:t>and</w:t>
      </w:r>
      <w:r w:rsidRPr="008A7FB4">
        <w:rPr>
          <w:spacing w:val="-13"/>
          <w:lang w:val="en-US"/>
        </w:rPr>
        <w:t xml:space="preserve"> </w:t>
      </w:r>
      <w:r w:rsidRPr="008A7FB4">
        <w:rPr>
          <w:lang w:val="en-US"/>
        </w:rPr>
        <w:t>human</w:t>
      </w:r>
      <w:r w:rsidRPr="008A7FB4">
        <w:rPr>
          <w:spacing w:val="-13"/>
          <w:lang w:val="en-US"/>
        </w:rPr>
        <w:t xml:space="preserve"> </w:t>
      </w:r>
      <w:r w:rsidRPr="008A7FB4">
        <w:rPr>
          <w:lang w:val="en-US"/>
        </w:rPr>
        <w:t>immunity”.</w:t>
      </w:r>
      <w:r w:rsidRPr="008A7FB4">
        <w:rPr>
          <w:spacing w:val="-13"/>
          <w:lang w:val="en-US"/>
        </w:rPr>
        <w:t xml:space="preserve"> </w:t>
      </w:r>
      <w:r w:rsidRPr="008A7FB4">
        <w:rPr>
          <w:i/>
          <w:lang w:val="en-US"/>
        </w:rPr>
        <w:t>Clinical</w:t>
      </w:r>
      <w:r w:rsidRPr="008A7FB4">
        <w:rPr>
          <w:i/>
          <w:spacing w:val="-12"/>
          <w:lang w:val="en-US"/>
        </w:rPr>
        <w:t xml:space="preserve"> </w:t>
      </w:r>
      <w:r w:rsidRPr="008A7FB4">
        <w:rPr>
          <w:i/>
          <w:lang w:val="en-US"/>
        </w:rPr>
        <w:t>Endocrinology</w:t>
      </w:r>
      <w:r w:rsidRPr="008A7FB4">
        <w:rPr>
          <w:i/>
          <w:spacing w:val="-13"/>
          <w:lang w:val="en-US"/>
        </w:rPr>
        <w:t xml:space="preserve"> </w:t>
      </w:r>
      <w:r w:rsidRPr="008A7FB4">
        <w:rPr>
          <w:lang w:val="en-US"/>
        </w:rPr>
        <w:t>76</w:t>
      </w:r>
      <w:r w:rsidRPr="008A7FB4">
        <w:rPr>
          <w:spacing w:val="-53"/>
          <w:lang w:val="en-US"/>
        </w:rPr>
        <w:t xml:space="preserve"> </w:t>
      </w:r>
      <w:r w:rsidRPr="008A7FB4">
        <w:rPr>
          <w:lang w:val="en-US"/>
        </w:rPr>
        <w:t>(3</w:t>
      </w:r>
      <w:proofErr w:type="gramStart"/>
      <w:r w:rsidRPr="008A7FB4">
        <w:rPr>
          <w:lang w:val="en-US"/>
        </w:rPr>
        <w:t>)</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315-325.</w:t>
      </w:r>
      <w:r w:rsidRPr="008A7FB4">
        <w:rPr>
          <w:spacing w:val="-8"/>
          <w:lang w:val="en-US"/>
        </w:rPr>
        <w:t xml:space="preserve"> </w:t>
      </w:r>
      <w:proofErr w:type="gramStart"/>
      <w:r w:rsidRPr="008A7FB4">
        <w:rPr>
          <w:lang w:val="en-US"/>
        </w:rPr>
        <w:t>ISSN</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0300-0664.</w:t>
      </w:r>
      <w:r w:rsidRPr="008A7FB4">
        <w:rPr>
          <w:spacing w:val="-8"/>
          <w:lang w:val="en-US"/>
        </w:rPr>
        <w:t xml:space="preserve"> </w:t>
      </w:r>
      <w:r>
        <w:fldChar w:fldCharType="begin"/>
      </w:r>
      <w:r w:rsidRPr="00AC48D4">
        <w:rPr>
          <w:lang w:val="en-US"/>
          <w:rPrChange w:id="198" w:author="Jean Pascal De Bandt" w:date="2023-01-11T17:59:00Z">
            <w:rPr/>
          </w:rPrChange>
        </w:rPr>
        <w:instrText>HYPERLINK "https://doi.org/10.1111/j.1365-2265.2011.04261.x" \h</w:instrText>
      </w:r>
      <w:r>
        <w:fldChar w:fldCharType="separate"/>
      </w:r>
      <w:r w:rsidRPr="008A7FB4">
        <w:rPr>
          <w:lang w:val="en-US"/>
        </w:rPr>
        <w:t>https://doi.org/10.1111/j.1365-2265.2011.04261.x</w:t>
      </w:r>
      <w:r>
        <w:rPr>
          <w:lang w:val="en-US"/>
        </w:rPr>
        <w:fldChar w:fldCharType="end"/>
      </w:r>
      <w:r w:rsidRPr="008A7FB4">
        <w:rPr>
          <w:lang w:val="en-US"/>
        </w:rPr>
        <w:t>.</w:t>
      </w:r>
    </w:p>
    <w:p w14:paraId="14DAE093" w14:textId="77777777" w:rsidR="002C0AF8" w:rsidRPr="008A7FB4" w:rsidRDefault="003E36B0">
      <w:pPr>
        <w:pStyle w:val="BodyText"/>
        <w:spacing w:before="134" w:line="386" w:lineRule="auto"/>
        <w:ind w:left="546" w:right="137" w:hanging="430"/>
        <w:jc w:val="both"/>
        <w:rPr>
          <w:lang w:val="en-US"/>
        </w:rPr>
      </w:pPr>
      <w:bookmarkStart w:id="199" w:name="_bookmark77"/>
      <w:bookmarkEnd w:id="199"/>
      <w:proofErr w:type="spellStart"/>
      <w:r w:rsidRPr="008A7FB4">
        <w:rPr>
          <w:lang w:val="en-US"/>
        </w:rPr>
        <w:t>Hewison</w:t>
      </w:r>
      <w:proofErr w:type="spellEnd"/>
      <w:r w:rsidRPr="008A7FB4">
        <w:rPr>
          <w:lang w:val="en-US"/>
        </w:rPr>
        <w:t>, Martin, Fiona Burke, Katie N. Evans, David A. Lammas, David M. Sansom, Philip Liu,</w:t>
      </w:r>
      <w:r w:rsidRPr="008A7FB4">
        <w:rPr>
          <w:spacing w:val="1"/>
          <w:lang w:val="en-US"/>
        </w:rPr>
        <w:t xml:space="preserve"> </w:t>
      </w:r>
      <w:r w:rsidRPr="008A7FB4">
        <w:rPr>
          <w:w w:val="95"/>
          <w:lang w:val="en-US"/>
        </w:rPr>
        <w:t>Robert</w:t>
      </w:r>
      <w:r w:rsidRPr="008A7FB4">
        <w:rPr>
          <w:spacing w:val="19"/>
          <w:w w:val="95"/>
          <w:lang w:val="en-US"/>
        </w:rPr>
        <w:t xml:space="preserve"> </w:t>
      </w:r>
      <w:r w:rsidRPr="008A7FB4">
        <w:rPr>
          <w:w w:val="95"/>
          <w:lang w:val="en-US"/>
        </w:rPr>
        <w:t>L.</w:t>
      </w:r>
      <w:r w:rsidRPr="008A7FB4">
        <w:rPr>
          <w:spacing w:val="19"/>
          <w:w w:val="95"/>
          <w:lang w:val="en-US"/>
        </w:rPr>
        <w:t xml:space="preserve"> </w:t>
      </w:r>
      <w:proofErr w:type="spellStart"/>
      <w:r w:rsidRPr="008A7FB4">
        <w:rPr>
          <w:w w:val="95"/>
          <w:lang w:val="en-US"/>
        </w:rPr>
        <w:t>Modlin</w:t>
      </w:r>
      <w:proofErr w:type="spellEnd"/>
      <w:r w:rsidRPr="008A7FB4">
        <w:rPr>
          <w:spacing w:val="19"/>
          <w:w w:val="95"/>
          <w:lang w:val="en-US"/>
        </w:rPr>
        <w:t xml:space="preserve"> </w:t>
      </w:r>
      <w:r w:rsidRPr="008A7FB4">
        <w:rPr>
          <w:w w:val="95"/>
          <w:lang w:val="en-US"/>
        </w:rPr>
        <w:t>et</w:t>
      </w:r>
      <w:r w:rsidRPr="008A7FB4">
        <w:rPr>
          <w:spacing w:val="19"/>
          <w:w w:val="95"/>
          <w:lang w:val="en-US"/>
        </w:rPr>
        <w:t xml:space="preserve"> </w:t>
      </w:r>
      <w:r w:rsidRPr="008A7FB4">
        <w:rPr>
          <w:w w:val="95"/>
          <w:lang w:val="en-US"/>
        </w:rPr>
        <w:t>John</w:t>
      </w:r>
      <w:r w:rsidRPr="008A7FB4">
        <w:rPr>
          <w:spacing w:val="19"/>
          <w:w w:val="95"/>
          <w:lang w:val="en-US"/>
        </w:rPr>
        <w:t xml:space="preserve"> </w:t>
      </w:r>
      <w:r w:rsidRPr="008A7FB4">
        <w:rPr>
          <w:w w:val="95"/>
          <w:lang w:val="en-US"/>
        </w:rPr>
        <w:t>S.</w:t>
      </w:r>
      <w:r w:rsidRPr="008A7FB4">
        <w:rPr>
          <w:spacing w:val="20"/>
          <w:w w:val="95"/>
          <w:lang w:val="en-US"/>
        </w:rPr>
        <w:t xml:space="preserve"> </w:t>
      </w:r>
      <w:r w:rsidRPr="008A7FB4">
        <w:rPr>
          <w:w w:val="95"/>
          <w:lang w:val="en-US"/>
        </w:rPr>
        <w:t>Adams.</w:t>
      </w:r>
      <w:r w:rsidRPr="008A7FB4">
        <w:rPr>
          <w:spacing w:val="19"/>
          <w:w w:val="95"/>
          <w:lang w:val="en-US"/>
        </w:rPr>
        <w:t xml:space="preserve"> </w:t>
      </w:r>
      <w:r w:rsidRPr="008A7FB4">
        <w:rPr>
          <w:w w:val="95"/>
          <w:lang w:val="en-US"/>
        </w:rPr>
        <w:t>2007.</w:t>
      </w:r>
      <w:r w:rsidRPr="008A7FB4">
        <w:rPr>
          <w:spacing w:val="19"/>
          <w:w w:val="95"/>
          <w:lang w:val="en-US"/>
        </w:rPr>
        <w:t xml:space="preserve"> </w:t>
      </w:r>
      <w:r w:rsidRPr="008A7FB4">
        <w:rPr>
          <w:w w:val="95"/>
          <w:lang w:val="en-US"/>
        </w:rPr>
        <w:t>“Extra-renal</w:t>
      </w:r>
      <w:r w:rsidRPr="008A7FB4">
        <w:rPr>
          <w:spacing w:val="19"/>
          <w:w w:val="95"/>
          <w:lang w:val="en-US"/>
        </w:rPr>
        <w:t xml:space="preserve"> </w:t>
      </w:r>
      <w:r w:rsidRPr="008A7FB4">
        <w:rPr>
          <w:w w:val="95"/>
          <w:lang w:val="en-US"/>
        </w:rPr>
        <w:t>25-hydroxyvitamin</w:t>
      </w:r>
      <w:r w:rsidRPr="008A7FB4">
        <w:rPr>
          <w:spacing w:val="19"/>
          <w:w w:val="95"/>
          <w:lang w:val="en-US"/>
        </w:rPr>
        <w:t xml:space="preserve"> </w:t>
      </w:r>
      <w:r w:rsidRPr="008A7FB4">
        <w:rPr>
          <w:w w:val="95"/>
          <w:lang w:val="en-US"/>
        </w:rPr>
        <w:t>D3-1</w:t>
      </w:r>
      <w:r>
        <w:rPr>
          <w:w w:val="95"/>
        </w:rPr>
        <w:t>α</w:t>
      </w:r>
      <w:r w:rsidRPr="008A7FB4">
        <w:rPr>
          <w:w w:val="95"/>
          <w:lang w:val="en-US"/>
        </w:rPr>
        <w:t>-hydroxylase</w:t>
      </w:r>
      <w:r w:rsidRPr="008A7FB4">
        <w:rPr>
          <w:spacing w:val="1"/>
          <w:w w:val="95"/>
          <w:lang w:val="en-US"/>
        </w:rPr>
        <w:t xml:space="preserve"> </w:t>
      </w:r>
      <w:r w:rsidRPr="008A7FB4">
        <w:rPr>
          <w:lang w:val="en-US"/>
        </w:rPr>
        <w:t>in</w:t>
      </w:r>
      <w:r w:rsidRPr="008A7FB4">
        <w:rPr>
          <w:spacing w:val="-9"/>
          <w:lang w:val="en-US"/>
        </w:rPr>
        <w:t xml:space="preserve"> </w:t>
      </w:r>
      <w:r w:rsidRPr="008A7FB4">
        <w:rPr>
          <w:lang w:val="en-US"/>
        </w:rPr>
        <w:t>human</w:t>
      </w:r>
      <w:r w:rsidRPr="008A7FB4">
        <w:rPr>
          <w:spacing w:val="-8"/>
          <w:lang w:val="en-US"/>
        </w:rPr>
        <w:t xml:space="preserve"> </w:t>
      </w:r>
      <w:r w:rsidRPr="008A7FB4">
        <w:rPr>
          <w:lang w:val="en-US"/>
        </w:rPr>
        <w:t>health</w:t>
      </w:r>
      <w:r w:rsidRPr="008A7FB4">
        <w:rPr>
          <w:spacing w:val="-8"/>
          <w:lang w:val="en-US"/>
        </w:rPr>
        <w:t xml:space="preserve"> </w:t>
      </w:r>
      <w:r w:rsidRPr="008A7FB4">
        <w:rPr>
          <w:lang w:val="en-US"/>
        </w:rPr>
        <w:t>and</w:t>
      </w:r>
      <w:r w:rsidRPr="008A7FB4">
        <w:rPr>
          <w:spacing w:val="-9"/>
          <w:lang w:val="en-US"/>
        </w:rPr>
        <w:t xml:space="preserve"> </w:t>
      </w:r>
      <w:r w:rsidRPr="008A7FB4">
        <w:rPr>
          <w:lang w:val="en-US"/>
        </w:rPr>
        <w:t>disease”.</w:t>
      </w:r>
      <w:r w:rsidRPr="008A7FB4">
        <w:rPr>
          <w:spacing w:val="-8"/>
          <w:lang w:val="en-US"/>
        </w:rPr>
        <w:t xml:space="preserve"> </w:t>
      </w:r>
      <w:r w:rsidRPr="008A7FB4">
        <w:rPr>
          <w:i/>
          <w:lang w:val="en-US"/>
        </w:rPr>
        <w:t>The</w:t>
      </w:r>
      <w:r w:rsidRPr="008A7FB4">
        <w:rPr>
          <w:i/>
          <w:spacing w:val="-8"/>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9"/>
          <w:lang w:val="en-US"/>
        </w:rPr>
        <w:t xml:space="preserve"> </w:t>
      </w:r>
      <w:r w:rsidRPr="008A7FB4">
        <w:rPr>
          <w:i/>
          <w:lang w:val="en-US"/>
        </w:rPr>
        <w:t>Steroid</w:t>
      </w:r>
      <w:r w:rsidRPr="008A7FB4">
        <w:rPr>
          <w:i/>
          <w:spacing w:val="-8"/>
          <w:lang w:val="en-US"/>
        </w:rPr>
        <w:t xml:space="preserve"> </w:t>
      </w:r>
      <w:r w:rsidRPr="008A7FB4">
        <w:rPr>
          <w:i/>
          <w:lang w:val="en-US"/>
        </w:rPr>
        <w:t>Biochemistry</w:t>
      </w:r>
      <w:r w:rsidRPr="008A7FB4">
        <w:rPr>
          <w:i/>
          <w:spacing w:val="-8"/>
          <w:lang w:val="en-US"/>
        </w:rPr>
        <w:t xml:space="preserve"> </w:t>
      </w:r>
      <w:r w:rsidRPr="008A7FB4">
        <w:rPr>
          <w:i/>
          <w:lang w:val="en-US"/>
        </w:rPr>
        <w:t>and</w:t>
      </w:r>
      <w:r w:rsidRPr="008A7FB4">
        <w:rPr>
          <w:i/>
          <w:spacing w:val="-8"/>
          <w:lang w:val="en-US"/>
        </w:rPr>
        <w:t xml:space="preserve"> </w:t>
      </w:r>
      <w:r w:rsidRPr="008A7FB4">
        <w:rPr>
          <w:i/>
          <w:lang w:val="en-US"/>
        </w:rPr>
        <w:t>Molecular</w:t>
      </w:r>
      <w:r w:rsidRPr="008A7FB4">
        <w:rPr>
          <w:i/>
          <w:spacing w:val="-9"/>
          <w:lang w:val="en-US"/>
        </w:rPr>
        <w:t xml:space="preserve"> </w:t>
      </w:r>
      <w:r w:rsidRPr="008A7FB4">
        <w:rPr>
          <w:i/>
          <w:lang w:val="en-US"/>
        </w:rPr>
        <w:t>Biology</w:t>
      </w:r>
      <w:r w:rsidRPr="008A7FB4">
        <w:rPr>
          <w:i/>
          <w:spacing w:val="-9"/>
          <w:lang w:val="en-US"/>
        </w:rPr>
        <w:t xml:space="preserve"> </w:t>
      </w:r>
      <w:r w:rsidRPr="008A7FB4">
        <w:rPr>
          <w:lang w:val="en-US"/>
        </w:rPr>
        <w:t>103</w:t>
      </w:r>
      <w:r w:rsidRPr="008A7FB4">
        <w:rPr>
          <w:spacing w:val="-52"/>
          <w:lang w:val="en-US"/>
        </w:rPr>
        <w:t xml:space="preserve"> </w:t>
      </w:r>
      <w:r w:rsidRPr="008A7FB4">
        <w:rPr>
          <w:lang w:val="en-US"/>
        </w:rPr>
        <w:t>(3-5</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316-321.</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0960-0760.</w:t>
      </w:r>
      <w:r w:rsidRPr="008A7FB4">
        <w:rPr>
          <w:spacing w:val="-7"/>
          <w:lang w:val="en-US"/>
        </w:rPr>
        <w:t xml:space="preserve"> </w:t>
      </w:r>
      <w:r>
        <w:fldChar w:fldCharType="begin"/>
      </w:r>
      <w:r w:rsidRPr="00AC48D4">
        <w:rPr>
          <w:lang w:val="en-US"/>
          <w:rPrChange w:id="200" w:author="Jean Pascal De Bandt" w:date="2023-01-11T17:59:00Z">
            <w:rPr/>
          </w:rPrChange>
        </w:rPr>
        <w:instrText>HYPERLINK "https://doi.org/10.1016/j.jsbmb.2006.12.078" \h</w:instrText>
      </w:r>
      <w:r>
        <w:fldChar w:fldCharType="separate"/>
      </w:r>
      <w:r w:rsidRPr="008A7FB4">
        <w:rPr>
          <w:lang w:val="en-US"/>
        </w:rPr>
        <w:t>https://doi.org/10.1016/j.jsbmb.2006.12.078</w:t>
      </w:r>
      <w:r>
        <w:rPr>
          <w:lang w:val="en-US"/>
        </w:rPr>
        <w:fldChar w:fldCharType="end"/>
      </w:r>
      <w:r w:rsidRPr="008A7FB4">
        <w:rPr>
          <w:lang w:val="en-US"/>
        </w:rPr>
        <w:t>.</w:t>
      </w:r>
    </w:p>
    <w:p w14:paraId="2BE622F9" w14:textId="77777777" w:rsidR="002C0AF8" w:rsidRPr="008A7FB4" w:rsidRDefault="003E36B0">
      <w:pPr>
        <w:pStyle w:val="BodyText"/>
        <w:spacing w:before="133" w:line="386" w:lineRule="auto"/>
        <w:ind w:left="546" w:right="163" w:hanging="430"/>
        <w:jc w:val="both"/>
        <w:rPr>
          <w:lang w:val="en-US"/>
        </w:rPr>
      </w:pPr>
      <w:bookmarkStart w:id="201" w:name="_bookmark78"/>
      <w:bookmarkEnd w:id="201"/>
      <w:proofErr w:type="spellStart"/>
      <w:r>
        <w:t>Hii</w:t>
      </w:r>
      <w:proofErr w:type="spellEnd"/>
      <w:r>
        <w:t xml:space="preserve">, Charles S et Antonio Ferrante. </w:t>
      </w:r>
      <w:r w:rsidRPr="008A7FB4">
        <w:rPr>
          <w:lang w:val="en-US"/>
        </w:rPr>
        <w:t xml:space="preserve">2016. “The Non-Genomic Actions of Vitamin D”. </w:t>
      </w:r>
      <w:r w:rsidRPr="008A7FB4">
        <w:rPr>
          <w:i/>
          <w:lang w:val="en-US"/>
        </w:rPr>
        <w:t xml:space="preserve">Nutrients </w:t>
      </w:r>
      <w:r w:rsidRPr="008A7FB4">
        <w:rPr>
          <w:lang w:val="en-US"/>
        </w:rPr>
        <w:t>8</w:t>
      </w:r>
      <w:r w:rsidRPr="008A7FB4">
        <w:rPr>
          <w:spacing w:val="1"/>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135.</w:t>
      </w:r>
      <w:r w:rsidRPr="008A7FB4">
        <w:rPr>
          <w:spacing w:val="-2"/>
          <w:lang w:val="en-US"/>
        </w:rPr>
        <w:t xml:space="preserve"> </w:t>
      </w:r>
      <w:r>
        <w:fldChar w:fldCharType="begin"/>
      </w:r>
      <w:r w:rsidRPr="00AC48D4">
        <w:rPr>
          <w:lang w:val="en-US"/>
          <w:rPrChange w:id="202" w:author="Jean Pascal De Bandt" w:date="2023-01-11T17:59:00Z">
            <w:rPr/>
          </w:rPrChange>
        </w:rPr>
        <w:instrText>HYPERLINK "https://doi.org/10.3390/nu8030135" \h</w:instrText>
      </w:r>
      <w:r>
        <w:fldChar w:fldCharType="separate"/>
      </w:r>
      <w:r w:rsidRPr="008A7FB4">
        <w:rPr>
          <w:lang w:val="en-US"/>
        </w:rPr>
        <w:t>https://doi.org/10.3390/nu8030135</w:t>
      </w:r>
      <w:r>
        <w:rPr>
          <w:lang w:val="en-US"/>
        </w:rPr>
        <w:fldChar w:fldCharType="end"/>
      </w:r>
      <w:r w:rsidRPr="008A7FB4">
        <w:rPr>
          <w:lang w:val="en-US"/>
        </w:rPr>
        <w:t>.</w:t>
      </w:r>
    </w:p>
    <w:p w14:paraId="36D86D72" w14:textId="77777777" w:rsidR="002C0AF8" w:rsidRPr="008A7FB4" w:rsidRDefault="003E36B0">
      <w:pPr>
        <w:pStyle w:val="BodyText"/>
        <w:spacing w:before="133" w:line="386" w:lineRule="auto"/>
        <w:ind w:left="546" w:right="133" w:hanging="430"/>
        <w:jc w:val="both"/>
        <w:rPr>
          <w:lang w:val="en-US"/>
        </w:rPr>
      </w:pPr>
      <w:bookmarkStart w:id="203" w:name="_bookmark79"/>
      <w:bookmarkEnd w:id="203"/>
      <w:r w:rsidRPr="008A7FB4">
        <w:rPr>
          <w:w w:val="95"/>
          <w:lang w:val="en-US"/>
        </w:rPr>
        <w:t>Holick, Michael F, Neil C Binkley, Heike A Bischoff-Ferrari, Catherine M Gordon, David A Hanley,</w:t>
      </w:r>
      <w:r w:rsidRPr="008A7FB4">
        <w:rPr>
          <w:spacing w:val="1"/>
          <w:w w:val="95"/>
          <w:lang w:val="en-US"/>
        </w:rPr>
        <w:t xml:space="preserve"> </w:t>
      </w:r>
      <w:r w:rsidRPr="008A7FB4">
        <w:rPr>
          <w:w w:val="95"/>
          <w:lang w:val="en-US"/>
        </w:rPr>
        <w:t>Robert P Heaney, M Hassan Murad, Connie M Weaver et Endocrine Society. 2011. “Evaluation,</w:t>
      </w:r>
      <w:r w:rsidRPr="008A7FB4">
        <w:rPr>
          <w:spacing w:val="1"/>
          <w:w w:val="95"/>
          <w:lang w:val="en-US"/>
        </w:rPr>
        <w:t xml:space="preserve"> </w:t>
      </w:r>
      <w:r w:rsidRPr="008A7FB4">
        <w:rPr>
          <w:lang w:val="en-US"/>
        </w:rPr>
        <w:t xml:space="preserve">Treatment, and Prevention of Vitamin D </w:t>
      </w:r>
      <w:proofErr w:type="gramStart"/>
      <w:r w:rsidRPr="008A7FB4">
        <w:rPr>
          <w:lang w:val="en-US"/>
        </w:rPr>
        <w:t>Deficiency :</w:t>
      </w:r>
      <w:proofErr w:type="gramEnd"/>
      <w:r w:rsidRPr="008A7FB4">
        <w:rPr>
          <w:lang w:val="en-US"/>
        </w:rPr>
        <w:t xml:space="preserve"> an Endocrine Society Clinical Practice</w:t>
      </w:r>
      <w:r w:rsidRPr="008A7FB4">
        <w:rPr>
          <w:spacing w:val="1"/>
          <w:lang w:val="en-US"/>
        </w:rPr>
        <w:t xml:space="preserve"> </w:t>
      </w:r>
      <w:r w:rsidRPr="008A7FB4">
        <w:rPr>
          <w:lang w:val="en-US"/>
        </w:rPr>
        <w:t xml:space="preserve">Guideline”. </w:t>
      </w:r>
      <w:r w:rsidRPr="008A7FB4">
        <w:rPr>
          <w:i/>
          <w:lang w:val="en-US"/>
        </w:rPr>
        <w:t xml:space="preserve">The Journal of Clinical Endocrinology &amp; Metabolism </w:t>
      </w:r>
      <w:r w:rsidRPr="008A7FB4">
        <w:rPr>
          <w:lang w:val="en-US"/>
        </w:rPr>
        <w:t>96 (7</w:t>
      </w:r>
      <w:proofErr w:type="gramStart"/>
      <w:r w:rsidRPr="008A7FB4">
        <w:rPr>
          <w:lang w:val="en-US"/>
        </w:rPr>
        <w:t>) :</w:t>
      </w:r>
      <w:proofErr w:type="gramEnd"/>
      <w:r w:rsidRPr="008A7FB4">
        <w:rPr>
          <w:lang w:val="en-US"/>
        </w:rPr>
        <w:t xml:space="preserve"> 1911-1930. </w:t>
      </w:r>
      <w:proofErr w:type="gramStart"/>
      <w:r w:rsidRPr="008A7FB4">
        <w:rPr>
          <w:lang w:val="en-US"/>
        </w:rPr>
        <w:t>ISSN :</w:t>
      </w:r>
      <w:proofErr w:type="gramEnd"/>
      <w:r w:rsidRPr="008A7FB4">
        <w:rPr>
          <w:spacing w:val="1"/>
          <w:lang w:val="en-US"/>
        </w:rPr>
        <w:t xml:space="preserve"> </w:t>
      </w:r>
      <w:r w:rsidRPr="008A7FB4">
        <w:rPr>
          <w:lang w:val="en-US"/>
        </w:rPr>
        <w:t>0021-972X.</w:t>
      </w:r>
      <w:r w:rsidRPr="008A7FB4">
        <w:rPr>
          <w:spacing w:val="-2"/>
          <w:lang w:val="en-US"/>
        </w:rPr>
        <w:t xml:space="preserve"> </w:t>
      </w:r>
      <w:r>
        <w:fldChar w:fldCharType="begin"/>
      </w:r>
      <w:r w:rsidRPr="00AC48D4">
        <w:rPr>
          <w:lang w:val="en-US"/>
          <w:rPrChange w:id="204" w:author="Jean Pascal De Bandt" w:date="2023-01-11T17:59:00Z">
            <w:rPr/>
          </w:rPrChange>
        </w:rPr>
        <w:instrText>HYPERLINK "https://doi.org/10.1210/jc.2011-0385" \h</w:instrText>
      </w:r>
      <w:r>
        <w:fldChar w:fldCharType="separate"/>
      </w:r>
      <w:r w:rsidRPr="008A7FB4">
        <w:rPr>
          <w:lang w:val="en-US"/>
        </w:rPr>
        <w:t>https://doi.org/10.1210/jc.2011-0385</w:t>
      </w:r>
      <w:r>
        <w:rPr>
          <w:lang w:val="en-US"/>
        </w:rPr>
        <w:fldChar w:fldCharType="end"/>
      </w:r>
      <w:r w:rsidRPr="008A7FB4">
        <w:rPr>
          <w:lang w:val="en-US"/>
        </w:rPr>
        <w:t>.</w:t>
      </w:r>
    </w:p>
    <w:p w14:paraId="27EB70BA" w14:textId="77777777" w:rsidR="002C0AF8" w:rsidRPr="008A7FB4" w:rsidRDefault="003E36B0">
      <w:pPr>
        <w:pStyle w:val="BodyText"/>
        <w:spacing w:before="132" w:line="386" w:lineRule="auto"/>
        <w:ind w:left="553" w:right="133" w:hanging="437"/>
        <w:jc w:val="both"/>
        <w:rPr>
          <w:lang w:val="en-US"/>
        </w:rPr>
      </w:pPr>
      <w:bookmarkStart w:id="205" w:name="_bookmark80"/>
      <w:bookmarkEnd w:id="205"/>
      <w:r w:rsidRPr="008A7FB4">
        <w:rPr>
          <w:lang w:val="en-US"/>
        </w:rPr>
        <w:t>Holick, Michael F. 2015. “Vitamin D Is Not as Toxic as Was Once Thought : A Historical and an</w:t>
      </w:r>
      <w:r w:rsidRPr="008A7FB4">
        <w:rPr>
          <w:spacing w:val="1"/>
          <w:lang w:val="en-US"/>
        </w:rPr>
        <w:t xml:space="preserve"> </w:t>
      </w:r>
      <w:r w:rsidRPr="008A7FB4">
        <w:rPr>
          <w:lang w:val="en-US"/>
        </w:rPr>
        <w:t>Up-to-Date</w:t>
      </w:r>
      <w:r w:rsidRPr="008A7FB4">
        <w:rPr>
          <w:spacing w:val="-5"/>
          <w:lang w:val="en-US"/>
        </w:rPr>
        <w:t xml:space="preserve"> </w:t>
      </w:r>
      <w:r w:rsidRPr="008A7FB4">
        <w:rPr>
          <w:lang w:val="en-US"/>
        </w:rPr>
        <w:t>Perspective”.</w:t>
      </w:r>
      <w:r w:rsidRPr="008A7FB4">
        <w:rPr>
          <w:spacing w:val="-4"/>
          <w:lang w:val="en-US"/>
        </w:rPr>
        <w:t xml:space="preserve"> </w:t>
      </w:r>
      <w:r w:rsidRPr="008A7FB4">
        <w:rPr>
          <w:i/>
          <w:lang w:val="en-US"/>
        </w:rPr>
        <w:t>Mayo</w:t>
      </w:r>
      <w:r w:rsidRPr="008A7FB4">
        <w:rPr>
          <w:i/>
          <w:spacing w:val="-4"/>
          <w:lang w:val="en-US"/>
        </w:rPr>
        <w:t xml:space="preserve"> </w:t>
      </w:r>
      <w:r w:rsidRPr="008A7FB4">
        <w:rPr>
          <w:i/>
          <w:lang w:val="en-US"/>
        </w:rPr>
        <w:t>Clinic</w:t>
      </w:r>
      <w:r w:rsidRPr="008A7FB4">
        <w:rPr>
          <w:i/>
          <w:spacing w:val="-4"/>
          <w:lang w:val="en-US"/>
        </w:rPr>
        <w:t xml:space="preserve"> </w:t>
      </w:r>
      <w:r w:rsidRPr="008A7FB4">
        <w:rPr>
          <w:i/>
          <w:lang w:val="en-US"/>
        </w:rPr>
        <w:t>Proceedings</w:t>
      </w:r>
      <w:r w:rsidRPr="008A7FB4">
        <w:rPr>
          <w:i/>
          <w:spacing w:val="-5"/>
          <w:lang w:val="en-US"/>
        </w:rPr>
        <w:t xml:space="preserve"> </w:t>
      </w:r>
      <w:r w:rsidRPr="008A7FB4">
        <w:rPr>
          <w:lang w:val="en-US"/>
        </w:rPr>
        <w:t>90</w:t>
      </w:r>
      <w:r w:rsidRPr="008A7FB4">
        <w:rPr>
          <w:spacing w:val="-4"/>
          <w:lang w:val="en-US"/>
        </w:rPr>
        <w:t xml:space="preserve"> </w:t>
      </w:r>
      <w:r w:rsidRPr="008A7FB4">
        <w:rPr>
          <w:lang w:val="en-US"/>
        </w:rPr>
        <w:t>(5</w:t>
      </w:r>
      <w:proofErr w:type="gramStart"/>
      <w:r w:rsidRPr="008A7FB4">
        <w:rPr>
          <w:lang w:val="en-US"/>
        </w:rPr>
        <w:t>)</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561-564.</w:t>
      </w:r>
      <w:r w:rsidRPr="008A7FB4">
        <w:rPr>
          <w:spacing w:val="-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5"/>
          <w:lang w:val="en-US"/>
        </w:rPr>
        <w:t xml:space="preserve"> </w:t>
      </w:r>
      <w:r w:rsidRPr="008A7FB4">
        <w:rPr>
          <w:lang w:val="en-US"/>
        </w:rPr>
        <w:t>0025-6196.</w:t>
      </w:r>
      <w:r w:rsidRPr="008A7FB4">
        <w:rPr>
          <w:spacing w:val="-4"/>
          <w:lang w:val="en-US"/>
        </w:rPr>
        <w:t xml:space="preserve"> </w:t>
      </w:r>
      <w:r>
        <w:fldChar w:fldCharType="begin"/>
      </w:r>
      <w:r w:rsidRPr="00AC48D4">
        <w:rPr>
          <w:lang w:val="en-US"/>
          <w:rPrChange w:id="206" w:author="Jean Pascal De Bandt" w:date="2023-01-11T17:59:00Z">
            <w:rPr/>
          </w:rPrChange>
        </w:rPr>
        <w:instrText>HYPERLINK "https://doi.org/10.1016/j.mayocp.2015.03.015" \h</w:instrText>
      </w:r>
      <w:r>
        <w:fldChar w:fldCharType="separate"/>
      </w:r>
      <w:r w:rsidRPr="008A7FB4">
        <w:rPr>
          <w:lang w:val="en-US"/>
        </w:rPr>
        <w:t>https:</w:t>
      </w:r>
      <w:r>
        <w:rPr>
          <w:lang w:val="en-US"/>
        </w:rPr>
        <w:fldChar w:fldCharType="end"/>
      </w:r>
    </w:p>
    <w:p w14:paraId="0E505FE6" w14:textId="77777777" w:rsidR="002C0AF8" w:rsidRPr="008A7FB4" w:rsidRDefault="003E36B0">
      <w:pPr>
        <w:pStyle w:val="BodyText"/>
        <w:spacing w:line="251" w:lineRule="exact"/>
        <w:ind w:left="547"/>
        <w:rPr>
          <w:lang w:val="en-US"/>
        </w:rPr>
      </w:pPr>
      <w:r>
        <w:fldChar w:fldCharType="begin"/>
      </w:r>
      <w:r w:rsidRPr="00AC48D4">
        <w:rPr>
          <w:lang w:val="en-US"/>
          <w:rPrChange w:id="207" w:author="Jean Pascal De Bandt" w:date="2023-01-11T17:59:00Z">
            <w:rPr/>
          </w:rPrChange>
        </w:rPr>
        <w:instrText>HYPERLINK "https://doi.org/10.1016/j.mayocp.2015.03.015" \h</w:instrText>
      </w:r>
      <w:r>
        <w:fldChar w:fldCharType="separate"/>
      </w:r>
      <w:r w:rsidRPr="008A7FB4">
        <w:rPr>
          <w:lang w:val="en-US"/>
        </w:rPr>
        <w:t>//doi.org/10.1016/j.mayocp.2015.03.015</w:t>
      </w:r>
      <w:r>
        <w:rPr>
          <w:lang w:val="en-US"/>
        </w:rPr>
        <w:fldChar w:fldCharType="end"/>
      </w:r>
      <w:r w:rsidRPr="008A7FB4">
        <w:rPr>
          <w:lang w:val="en-US"/>
        </w:rPr>
        <w:t>.</w:t>
      </w:r>
    </w:p>
    <w:p w14:paraId="3C7BA33E" w14:textId="77777777" w:rsidR="002C0AF8" w:rsidRPr="008A7FB4" w:rsidRDefault="002C0AF8">
      <w:pPr>
        <w:pStyle w:val="BodyText"/>
        <w:spacing w:before="1"/>
        <w:rPr>
          <w:sz w:val="25"/>
          <w:lang w:val="en-US"/>
        </w:rPr>
      </w:pPr>
    </w:p>
    <w:p w14:paraId="6E324D33" w14:textId="77777777" w:rsidR="002C0AF8" w:rsidRPr="008A7FB4" w:rsidRDefault="003E36B0">
      <w:pPr>
        <w:pStyle w:val="BodyText"/>
        <w:spacing w:line="386" w:lineRule="auto"/>
        <w:ind w:left="553" w:right="126" w:hanging="437"/>
        <w:jc w:val="both"/>
        <w:rPr>
          <w:lang w:val="en-US"/>
        </w:rPr>
      </w:pPr>
      <w:bookmarkStart w:id="208" w:name="_bookmark81"/>
      <w:bookmarkEnd w:id="208"/>
      <w:r w:rsidRPr="008A7FB4">
        <w:rPr>
          <w:lang w:val="en-US"/>
        </w:rPr>
        <w:t xml:space="preserve">Hollis, Bruce W. 2005. “Circulating 25-Hydroxyvitamin D Levels Indicative of Vitamin D </w:t>
      </w:r>
      <w:proofErr w:type="spellStart"/>
      <w:r w:rsidRPr="008A7FB4">
        <w:rPr>
          <w:lang w:val="en-US"/>
        </w:rPr>
        <w:t>Suffi</w:t>
      </w:r>
      <w:proofErr w:type="spellEnd"/>
      <w:r w:rsidRPr="008A7FB4">
        <w:rPr>
          <w:lang w:val="en-US"/>
        </w:rPr>
        <w:t>-</w:t>
      </w:r>
      <w:r w:rsidRPr="008A7FB4">
        <w:rPr>
          <w:spacing w:val="1"/>
          <w:lang w:val="en-US"/>
        </w:rPr>
        <w:t xml:space="preserve"> </w:t>
      </w:r>
      <w:proofErr w:type="spellStart"/>
      <w:proofErr w:type="gramStart"/>
      <w:r w:rsidRPr="008A7FB4">
        <w:rPr>
          <w:lang w:val="en-US"/>
        </w:rPr>
        <w:t>ciency</w:t>
      </w:r>
      <w:proofErr w:type="spellEnd"/>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Implications</w:t>
      </w:r>
      <w:r w:rsidRPr="008A7FB4">
        <w:rPr>
          <w:spacing w:val="-6"/>
          <w:lang w:val="en-US"/>
        </w:rPr>
        <w:t xml:space="preserve"> </w:t>
      </w:r>
      <w:r w:rsidRPr="008A7FB4">
        <w:rPr>
          <w:lang w:val="en-US"/>
        </w:rPr>
        <w:t>for</w:t>
      </w:r>
      <w:r w:rsidRPr="008A7FB4">
        <w:rPr>
          <w:spacing w:val="-6"/>
          <w:lang w:val="en-US"/>
        </w:rPr>
        <w:t xml:space="preserve"> </w:t>
      </w:r>
      <w:r w:rsidRPr="008A7FB4">
        <w:rPr>
          <w:lang w:val="en-US"/>
        </w:rPr>
        <w:t>Establishing</w:t>
      </w:r>
      <w:r w:rsidRPr="008A7FB4">
        <w:rPr>
          <w:spacing w:val="-6"/>
          <w:lang w:val="en-US"/>
        </w:rPr>
        <w:t xml:space="preserve"> </w:t>
      </w:r>
      <w:r w:rsidRPr="008A7FB4">
        <w:rPr>
          <w:lang w:val="en-US"/>
        </w:rPr>
        <w:t>a</w:t>
      </w:r>
      <w:r w:rsidRPr="008A7FB4">
        <w:rPr>
          <w:spacing w:val="-7"/>
          <w:lang w:val="en-US"/>
        </w:rPr>
        <w:t xml:space="preserve"> </w:t>
      </w:r>
      <w:r w:rsidRPr="008A7FB4">
        <w:rPr>
          <w:lang w:val="en-US"/>
        </w:rPr>
        <w:t>New</w:t>
      </w:r>
      <w:r w:rsidRPr="008A7FB4">
        <w:rPr>
          <w:spacing w:val="-6"/>
          <w:lang w:val="en-US"/>
        </w:rPr>
        <w:t xml:space="preserve"> </w:t>
      </w:r>
      <w:r w:rsidRPr="008A7FB4">
        <w:rPr>
          <w:lang w:val="en-US"/>
        </w:rPr>
        <w:t>Effective</w:t>
      </w:r>
      <w:r w:rsidRPr="008A7FB4">
        <w:rPr>
          <w:spacing w:val="-7"/>
          <w:lang w:val="en-US"/>
        </w:rPr>
        <w:t xml:space="preserve"> </w:t>
      </w:r>
      <w:r w:rsidRPr="008A7FB4">
        <w:rPr>
          <w:lang w:val="en-US"/>
        </w:rPr>
        <w:t>Dietary</w:t>
      </w:r>
      <w:r w:rsidRPr="008A7FB4">
        <w:rPr>
          <w:spacing w:val="-6"/>
          <w:lang w:val="en-US"/>
        </w:rPr>
        <w:t xml:space="preserve"> </w:t>
      </w:r>
      <w:r w:rsidRPr="008A7FB4">
        <w:rPr>
          <w:lang w:val="en-US"/>
        </w:rPr>
        <w:t>Intake</w:t>
      </w:r>
      <w:r w:rsidRPr="008A7FB4">
        <w:rPr>
          <w:spacing w:val="-6"/>
          <w:lang w:val="en-US"/>
        </w:rPr>
        <w:t xml:space="preserve"> </w:t>
      </w:r>
      <w:r w:rsidRPr="008A7FB4">
        <w:rPr>
          <w:lang w:val="en-US"/>
        </w:rPr>
        <w:t>Recommendation</w:t>
      </w:r>
      <w:r w:rsidRPr="008A7FB4">
        <w:rPr>
          <w:spacing w:val="-6"/>
          <w:lang w:val="en-US"/>
        </w:rPr>
        <w:t xml:space="preserve"> </w:t>
      </w:r>
      <w:r w:rsidRPr="008A7FB4">
        <w:rPr>
          <w:lang w:val="en-US"/>
        </w:rPr>
        <w:t>for</w:t>
      </w:r>
      <w:r w:rsidRPr="008A7FB4">
        <w:rPr>
          <w:spacing w:val="-7"/>
          <w:lang w:val="en-US"/>
        </w:rPr>
        <w:t xml:space="preserve"> </w:t>
      </w:r>
      <w:r w:rsidRPr="008A7FB4">
        <w:rPr>
          <w:lang w:val="en-US"/>
        </w:rPr>
        <w:t>Vi-</w:t>
      </w:r>
      <w:r w:rsidRPr="008A7FB4">
        <w:rPr>
          <w:spacing w:val="-52"/>
          <w:lang w:val="en-US"/>
        </w:rPr>
        <w:t xml:space="preserve"> </w:t>
      </w:r>
      <w:proofErr w:type="spellStart"/>
      <w:r w:rsidRPr="008A7FB4">
        <w:rPr>
          <w:w w:val="95"/>
          <w:lang w:val="en-US"/>
        </w:rPr>
        <w:t>tamin</w:t>
      </w:r>
      <w:proofErr w:type="spellEnd"/>
      <w:r w:rsidRPr="008A7FB4">
        <w:rPr>
          <w:w w:val="95"/>
          <w:lang w:val="en-US"/>
        </w:rPr>
        <w:t xml:space="preserve"> D”. </w:t>
      </w:r>
      <w:r w:rsidRPr="008A7FB4">
        <w:rPr>
          <w:i/>
          <w:w w:val="95"/>
          <w:lang w:val="en-US"/>
        </w:rPr>
        <w:t xml:space="preserve">The Journal of Nutrition </w:t>
      </w:r>
      <w:r w:rsidRPr="008A7FB4">
        <w:rPr>
          <w:w w:val="95"/>
          <w:lang w:val="en-US"/>
        </w:rPr>
        <w:t>135 (2</w:t>
      </w:r>
      <w:proofErr w:type="gramStart"/>
      <w:r w:rsidRPr="008A7FB4">
        <w:rPr>
          <w:w w:val="95"/>
          <w:lang w:val="en-US"/>
        </w:rPr>
        <w:t>) :</w:t>
      </w:r>
      <w:proofErr w:type="gramEnd"/>
      <w:r w:rsidRPr="008A7FB4">
        <w:rPr>
          <w:w w:val="95"/>
          <w:lang w:val="en-US"/>
        </w:rPr>
        <w:t xml:space="preserve"> 317-322. </w:t>
      </w:r>
      <w:proofErr w:type="gramStart"/>
      <w:r w:rsidRPr="008A7FB4">
        <w:rPr>
          <w:w w:val="95"/>
          <w:lang w:val="en-US"/>
        </w:rPr>
        <w:t>ISSN :</w:t>
      </w:r>
      <w:proofErr w:type="gramEnd"/>
      <w:r w:rsidRPr="008A7FB4">
        <w:rPr>
          <w:w w:val="95"/>
          <w:lang w:val="en-US"/>
        </w:rPr>
        <w:t xml:space="preserve"> 0022-3166. </w:t>
      </w:r>
      <w:r>
        <w:fldChar w:fldCharType="begin"/>
      </w:r>
      <w:r w:rsidRPr="00AC48D4">
        <w:rPr>
          <w:lang w:val="en-US"/>
          <w:rPrChange w:id="209" w:author="Jean Pascal De Bandt" w:date="2023-01-11T17:59:00Z">
            <w:rPr/>
          </w:rPrChange>
        </w:rPr>
        <w:instrText>HYPERLINK "https://doi.org/10.1093/jn/135.2.317" \h</w:instrText>
      </w:r>
      <w:r>
        <w:fldChar w:fldCharType="separate"/>
      </w:r>
      <w:r w:rsidRPr="008A7FB4">
        <w:rPr>
          <w:w w:val="95"/>
          <w:lang w:val="en-US"/>
        </w:rPr>
        <w:t>https://doi.org/10.1093/</w:t>
      </w:r>
      <w:r>
        <w:rPr>
          <w:w w:val="95"/>
          <w:lang w:val="en-US"/>
        </w:rPr>
        <w:fldChar w:fldCharType="end"/>
      </w:r>
      <w:r w:rsidRPr="008A7FB4">
        <w:rPr>
          <w:spacing w:val="1"/>
          <w:w w:val="95"/>
          <w:lang w:val="en-US"/>
        </w:rPr>
        <w:t xml:space="preserve"> </w:t>
      </w:r>
      <w:r>
        <w:fldChar w:fldCharType="begin"/>
      </w:r>
      <w:r w:rsidRPr="00AC48D4">
        <w:rPr>
          <w:lang w:val="en-US"/>
          <w:rPrChange w:id="210" w:author="Jean Pascal De Bandt" w:date="2023-01-11T17:59:00Z">
            <w:rPr/>
          </w:rPrChange>
        </w:rPr>
        <w:instrText>HYPERLINK "https://doi.org/10.1093/jn/135.2.317" \h</w:instrText>
      </w:r>
      <w:r>
        <w:fldChar w:fldCharType="separate"/>
      </w:r>
      <w:proofErr w:type="spellStart"/>
      <w:r w:rsidRPr="008A7FB4">
        <w:rPr>
          <w:lang w:val="en-US"/>
        </w:rPr>
        <w:t>jn</w:t>
      </w:r>
      <w:proofErr w:type="spellEnd"/>
      <w:r w:rsidRPr="008A7FB4">
        <w:rPr>
          <w:lang w:val="en-US"/>
        </w:rPr>
        <w:t>/135.2.317</w:t>
      </w:r>
      <w:r>
        <w:rPr>
          <w:lang w:val="en-US"/>
        </w:rPr>
        <w:fldChar w:fldCharType="end"/>
      </w:r>
      <w:r w:rsidRPr="008A7FB4">
        <w:rPr>
          <w:lang w:val="en-US"/>
        </w:rPr>
        <w:t>.</w:t>
      </w:r>
    </w:p>
    <w:p w14:paraId="1AC888E7" w14:textId="77777777" w:rsidR="002C0AF8" w:rsidRPr="008A7FB4" w:rsidRDefault="003E36B0">
      <w:pPr>
        <w:pStyle w:val="BodyText"/>
        <w:spacing w:before="132" w:line="386" w:lineRule="auto"/>
        <w:ind w:left="553" w:right="125" w:hanging="437"/>
        <w:jc w:val="both"/>
        <w:rPr>
          <w:lang w:val="en-US"/>
        </w:rPr>
      </w:pPr>
      <w:bookmarkStart w:id="211" w:name="_bookmark82"/>
      <w:bookmarkEnd w:id="211"/>
      <w:r w:rsidRPr="008A7FB4">
        <w:rPr>
          <w:lang w:val="en-US"/>
        </w:rPr>
        <w:t>Hollis,</w:t>
      </w:r>
      <w:r w:rsidRPr="008A7FB4">
        <w:rPr>
          <w:spacing w:val="-11"/>
          <w:lang w:val="en-US"/>
        </w:rPr>
        <w:t xml:space="preserve"> </w:t>
      </w:r>
      <w:r w:rsidRPr="008A7FB4">
        <w:rPr>
          <w:lang w:val="en-US"/>
        </w:rPr>
        <w:t>Bruce</w:t>
      </w:r>
      <w:r w:rsidRPr="008A7FB4">
        <w:rPr>
          <w:spacing w:val="-9"/>
          <w:lang w:val="en-US"/>
        </w:rPr>
        <w:t xml:space="preserve"> </w:t>
      </w:r>
      <w:r w:rsidRPr="008A7FB4">
        <w:rPr>
          <w:lang w:val="en-US"/>
        </w:rPr>
        <w:t>W.,</w:t>
      </w:r>
      <w:r w:rsidRPr="008A7FB4">
        <w:rPr>
          <w:spacing w:val="-11"/>
          <w:lang w:val="en-US"/>
        </w:rPr>
        <w:t xml:space="preserve"> </w:t>
      </w:r>
      <w:r w:rsidRPr="008A7FB4">
        <w:rPr>
          <w:lang w:val="en-US"/>
        </w:rPr>
        <w:t>Carol</w:t>
      </w:r>
      <w:r w:rsidRPr="008A7FB4">
        <w:rPr>
          <w:spacing w:val="-9"/>
          <w:lang w:val="en-US"/>
        </w:rPr>
        <w:t xml:space="preserve"> </w:t>
      </w:r>
      <w:r w:rsidRPr="008A7FB4">
        <w:rPr>
          <w:lang w:val="en-US"/>
        </w:rPr>
        <w:t>L.</w:t>
      </w:r>
      <w:r w:rsidRPr="008A7FB4">
        <w:rPr>
          <w:spacing w:val="-10"/>
          <w:lang w:val="en-US"/>
        </w:rPr>
        <w:t xml:space="preserve"> </w:t>
      </w:r>
      <w:r w:rsidRPr="008A7FB4">
        <w:rPr>
          <w:lang w:val="en-US"/>
        </w:rPr>
        <w:t>Wagner,</w:t>
      </w:r>
      <w:r w:rsidRPr="008A7FB4">
        <w:rPr>
          <w:spacing w:val="-10"/>
          <w:lang w:val="en-US"/>
        </w:rPr>
        <w:t xml:space="preserve"> </w:t>
      </w:r>
      <w:r w:rsidRPr="008A7FB4">
        <w:rPr>
          <w:lang w:val="en-US"/>
        </w:rPr>
        <w:t>Mark</w:t>
      </w:r>
      <w:r w:rsidRPr="008A7FB4">
        <w:rPr>
          <w:spacing w:val="-10"/>
          <w:lang w:val="en-US"/>
        </w:rPr>
        <w:t xml:space="preserve"> </w:t>
      </w:r>
      <w:r w:rsidRPr="008A7FB4">
        <w:rPr>
          <w:lang w:val="en-US"/>
        </w:rPr>
        <w:t>K.</w:t>
      </w:r>
      <w:r w:rsidRPr="008A7FB4">
        <w:rPr>
          <w:spacing w:val="-10"/>
          <w:lang w:val="en-US"/>
        </w:rPr>
        <w:t xml:space="preserve"> </w:t>
      </w:r>
      <w:proofErr w:type="spellStart"/>
      <w:r w:rsidRPr="008A7FB4">
        <w:rPr>
          <w:lang w:val="en-US"/>
        </w:rPr>
        <w:t>Drezner</w:t>
      </w:r>
      <w:proofErr w:type="spellEnd"/>
      <w:r w:rsidRPr="008A7FB4">
        <w:rPr>
          <w:spacing w:val="-10"/>
          <w:lang w:val="en-US"/>
        </w:rPr>
        <w:t xml:space="preserve"> </w:t>
      </w:r>
      <w:r w:rsidRPr="008A7FB4">
        <w:rPr>
          <w:lang w:val="en-US"/>
        </w:rPr>
        <w:t>et</w:t>
      </w:r>
      <w:r w:rsidRPr="008A7FB4">
        <w:rPr>
          <w:spacing w:val="-9"/>
          <w:lang w:val="en-US"/>
        </w:rPr>
        <w:t xml:space="preserve"> </w:t>
      </w:r>
      <w:r w:rsidRPr="008A7FB4">
        <w:rPr>
          <w:lang w:val="en-US"/>
        </w:rPr>
        <w:t>Neil</w:t>
      </w:r>
      <w:r w:rsidRPr="008A7FB4">
        <w:rPr>
          <w:spacing w:val="-10"/>
          <w:lang w:val="en-US"/>
        </w:rPr>
        <w:t xml:space="preserve"> </w:t>
      </w:r>
      <w:r w:rsidRPr="008A7FB4">
        <w:rPr>
          <w:lang w:val="en-US"/>
        </w:rPr>
        <w:t>C.</w:t>
      </w:r>
      <w:r w:rsidRPr="008A7FB4">
        <w:rPr>
          <w:spacing w:val="-10"/>
          <w:lang w:val="en-US"/>
        </w:rPr>
        <w:t xml:space="preserve"> </w:t>
      </w:r>
      <w:r w:rsidRPr="008A7FB4">
        <w:rPr>
          <w:lang w:val="en-US"/>
        </w:rPr>
        <w:t>Binkley.</w:t>
      </w:r>
      <w:r w:rsidRPr="008A7FB4">
        <w:rPr>
          <w:spacing w:val="-10"/>
          <w:lang w:val="en-US"/>
        </w:rPr>
        <w:t xml:space="preserve"> </w:t>
      </w:r>
      <w:r w:rsidRPr="008A7FB4">
        <w:rPr>
          <w:lang w:val="en-US"/>
        </w:rPr>
        <w:t>2007.</w:t>
      </w:r>
      <w:r w:rsidRPr="008A7FB4">
        <w:rPr>
          <w:spacing w:val="-10"/>
          <w:lang w:val="en-US"/>
        </w:rPr>
        <w:t xml:space="preserve"> </w:t>
      </w:r>
      <w:r w:rsidRPr="008A7FB4">
        <w:rPr>
          <w:lang w:val="en-US"/>
        </w:rPr>
        <w:t>“Circulating</w:t>
      </w:r>
      <w:r w:rsidRPr="008A7FB4">
        <w:rPr>
          <w:spacing w:val="-9"/>
          <w:lang w:val="en-US"/>
        </w:rPr>
        <w:t xml:space="preserve"> </w:t>
      </w:r>
      <w:r w:rsidRPr="008A7FB4">
        <w:rPr>
          <w:lang w:val="en-US"/>
        </w:rPr>
        <w:t>vitamin</w:t>
      </w:r>
      <w:r w:rsidRPr="008A7FB4">
        <w:rPr>
          <w:spacing w:val="1"/>
          <w:lang w:val="en-US"/>
        </w:rPr>
        <w:t xml:space="preserve"> </w:t>
      </w:r>
      <w:r w:rsidRPr="008A7FB4">
        <w:rPr>
          <w:lang w:val="en-US"/>
        </w:rPr>
        <w:t>D3</w:t>
      </w:r>
      <w:r w:rsidRPr="008A7FB4">
        <w:rPr>
          <w:spacing w:val="-10"/>
          <w:lang w:val="en-US"/>
        </w:rPr>
        <w:t xml:space="preserve"> </w:t>
      </w:r>
      <w:r w:rsidRPr="008A7FB4">
        <w:rPr>
          <w:lang w:val="en-US"/>
        </w:rPr>
        <w:t>and</w:t>
      </w:r>
      <w:r w:rsidRPr="008A7FB4">
        <w:rPr>
          <w:spacing w:val="-9"/>
          <w:lang w:val="en-US"/>
        </w:rPr>
        <w:t xml:space="preserve"> </w:t>
      </w:r>
      <w:r w:rsidRPr="008A7FB4">
        <w:rPr>
          <w:lang w:val="en-US"/>
        </w:rPr>
        <w:t>25-hydroxyvitamin</w:t>
      </w:r>
      <w:r w:rsidRPr="008A7FB4">
        <w:rPr>
          <w:spacing w:val="-9"/>
          <w:lang w:val="en-US"/>
        </w:rPr>
        <w:t xml:space="preserve"> </w:t>
      </w:r>
      <w:r w:rsidRPr="008A7FB4">
        <w:rPr>
          <w:lang w:val="en-US"/>
        </w:rPr>
        <w:t>D</w:t>
      </w:r>
      <w:r w:rsidRPr="008A7FB4">
        <w:rPr>
          <w:spacing w:val="-9"/>
          <w:lang w:val="en-US"/>
        </w:rPr>
        <w:t xml:space="preserve"> </w:t>
      </w:r>
      <w:r w:rsidRPr="008A7FB4">
        <w:rPr>
          <w:lang w:val="en-US"/>
        </w:rPr>
        <w:t>in</w:t>
      </w:r>
      <w:r w:rsidRPr="008A7FB4">
        <w:rPr>
          <w:spacing w:val="-10"/>
          <w:lang w:val="en-US"/>
        </w:rPr>
        <w:t xml:space="preserve"> </w:t>
      </w:r>
      <w:proofErr w:type="gramStart"/>
      <w:r w:rsidRPr="008A7FB4">
        <w:rPr>
          <w:lang w:val="en-US"/>
        </w:rPr>
        <w:t>humans</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An</w:t>
      </w:r>
      <w:r w:rsidRPr="008A7FB4">
        <w:rPr>
          <w:spacing w:val="-9"/>
          <w:lang w:val="en-US"/>
        </w:rPr>
        <w:t xml:space="preserve"> </w:t>
      </w:r>
      <w:r w:rsidRPr="008A7FB4">
        <w:rPr>
          <w:lang w:val="en-US"/>
        </w:rPr>
        <w:t>important</w:t>
      </w:r>
      <w:r w:rsidRPr="008A7FB4">
        <w:rPr>
          <w:spacing w:val="-10"/>
          <w:lang w:val="en-US"/>
        </w:rPr>
        <w:t xml:space="preserve"> </w:t>
      </w:r>
      <w:r w:rsidRPr="008A7FB4">
        <w:rPr>
          <w:lang w:val="en-US"/>
        </w:rPr>
        <w:t>tool</w:t>
      </w:r>
      <w:r w:rsidRPr="008A7FB4">
        <w:rPr>
          <w:spacing w:val="-9"/>
          <w:lang w:val="en-US"/>
        </w:rPr>
        <w:t xml:space="preserve"> </w:t>
      </w:r>
      <w:r w:rsidRPr="008A7FB4">
        <w:rPr>
          <w:lang w:val="en-US"/>
        </w:rPr>
        <w:t>to</w:t>
      </w:r>
      <w:r w:rsidRPr="008A7FB4">
        <w:rPr>
          <w:spacing w:val="-9"/>
          <w:lang w:val="en-US"/>
        </w:rPr>
        <w:t xml:space="preserve"> </w:t>
      </w:r>
      <w:r w:rsidRPr="008A7FB4">
        <w:rPr>
          <w:lang w:val="en-US"/>
        </w:rPr>
        <w:t>define</w:t>
      </w:r>
      <w:r w:rsidRPr="008A7FB4">
        <w:rPr>
          <w:spacing w:val="-9"/>
          <w:lang w:val="en-US"/>
        </w:rPr>
        <w:t xml:space="preserve"> </w:t>
      </w:r>
      <w:r w:rsidRPr="008A7FB4">
        <w:rPr>
          <w:lang w:val="en-US"/>
        </w:rPr>
        <w:t>adequate</w:t>
      </w:r>
      <w:r w:rsidRPr="008A7FB4">
        <w:rPr>
          <w:spacing w:val="-10"/>
          <w:lang w:val="en-US"/>
        </w:rPr>
        <w:t xml:space="preserve"> </w:t>
      </w:r>
      <w:r w:rsidRPr="008A7FB4">
        <w:rPr>
          <w:lang w:val="en-US"/>
        </w:rPr>
        <w:t>nutritional</w:t>
      </w:r>
      <w:r w:rsidRPr="008A7FB4">
        <w:rPr>
          <w:spacing w:val="-9"/>
          <w:lang w:val="en-US"/>
        </w:rPr>
        <w:t xml:space="preserve"> </w:t>
      </w:r>
      <w:r w:rsidRPr="008A7FB4">
        <w:rPr>
          <w:lang w:val="en-US"/>
        </w:rPr>
        <w:t>vita-</w:t>
      </w:r>
      <w:r w:rsidRPr="008A7FB4">
        <w:rPr>
          <w:spacing w:val="-52"/>
          <w:lang w:val="en-US"/>
        </w:rPr>
        <w:t xml:space="preserve"> </w:t>
      </w:r>
      <w:r w:rsidRPr="008A7FB4">
        <w:rPr>
          <w:lang w:val="en-US"/>
        </w:rPr>
        <w:t>min</w:t>
      </w:r>
      <w:r w:rsidRPr="008A7FB4">
        <w:rPr>
          <w:spacing w:val="-12"/>
          <w:lang w:val="en-US"/>
        </w:rPr>
        <w:t xml:space="preserve"> </w:t>
      </w:r>
      <w:r w:rsidRPr="008A7FB4">
        <w:rPr>
          <w:lang w:val="en-US"/>
        </w:rPr>
        <w:t>D</w:t>
      </w:r>
      <w:r w:rsidRPr="008A7FB4">
        <w:rPr>
          <w:spacing w:val="-12"/>
          <w:lang w:val="en-US"/>
        </w:rPr>
        <w:t xml:space="preserve"> </w:t>
      </w:r>
      <w:r w:rsidRPr="008A7FB4">
        <w:rPr>
          <w:lang w:val="en-US"/>
        </w:rPr>
        <w:t>status”.</w:t>
      </w:r>
      <w:r w:rsidRPr="008A7FB4">
        <w:rPr>
          <w:spacing w:val="-11"/>
          <w:lang w:val="en-US"/>
        </w:rPr>
        <w:t xml:space="preserve"> </w:t>
      </w:r>
      <w:r w:rsidRPr="008A7FB4">
        <w:rPr>
          <w:i/>
          <w:lang w:val="en-US"/>
        </w:rPr>
        <w:t>The</w:t>
      </w:r>
      <w:r w:rsidRPr="008A7FB4">
        <w:rPr>
          <w:i/>
          <w:spacing w:val="-12"/>
          <w:lang w:val="en-US"/>
        </w:rPr>
        <w:t xml:space="preserve"> </w:t>
      </w:r>
      <w:r w:rsidRPr="008A7FB4">
        <w:rPr>
          <w:i/>
          <w:lang w:val="en-US"/>
        </w:rPr>
        <w:t>Journal</w:t>
      </w:r>
      <w:r w:rsidRPr="008A7FB4">
        <w:rPr>
          <w:i/>
          <w:spacing w:val="-11"/>
          <w:lang w:val="en-US"/>
        </w:rPr>
        <w:t xml:space="preserve"> </w:t>
      </w:r>
      <w:r w:rsidRPr="008A7FB4">
        <w:rPr>
          <w:i/>
          <w:lang w:val="en-US"/>
        </w:rPr>
        <w:t>of</w:t>
      </w:r>
      <w:r w:rsidRPr="008A7FB4">
        <w:rPr>
          <w:i/>
          <w:spacing w:val="-12"/>
          <w:lang w:val="en-US"/>
        </w:rPr>
        <w:t xml:space="preserve"> </w:t>
      </w:r>
      <w:r w:rsidRPr="008A7FB4">
        <w:rPr>
          <w:i/>
          <w:lang w:val="en-US"/>
        </w:rPr>
        <w:t>Steroid</w:t>
      </w:r>
      <w:r w:rsidRPr="008A7FB4">
        <w:rPr>
          <w:i/>
          <w:spacing w:val="-12"/>
          <w:lang w:val="en-US"/>
        </w:rPr>
        <w:t xml:space="preserve"> </w:t>
      </w:r>
      <w:r w:rsidRPr="008A7FB4">
        <w:rPr>
          <w:i/>
          <w:lang w:val="en-US"/>
        </w:rPr>
        <w:t>Biochemistry</w:t>
      </w:r>
      <w:r w:rsidRPr="008A7FB4">
        <w:rPr>
          <w:i/>
          <w:spacing w:val="-11"/>
          <w:lang w:val="en-US"/>
        </w:rPr>
        <w:t xml:space="preserve"> </w:t>
      </w:r>
      <w:r w:rsidRPr="008A7FB4">
        <w:rPr>
          <w:i/>
          <w:lang w:val="en-US"/>
        </w:rPr>
        <w:t>and</w:t>
      </w:r>
      <w:r w:rsidRPr="008A7FB4">
        <w:rPr>
          <w:i/>
          <w:spacing w:val="-12"/>
          <w:lang w:val="en-US"/>
        </w:rPr>
        <w:t xml:space="preserve"> </w:t>
      </w:r>
      <w:r w:rsidRPr="008A7FB4">
        <w:rPr>
          <w:i/>
          <w:lang w:val="en-US"/>
        </w:rPr>
        <w:t>Molecular</w:t>
      </w:r>
      <w:r w:rsidRPr="008A7FB4">
        <w:rPr>
          <w:i/>
          <w:spacing w:val="-11"/>
          <w:lang w:val="en-US"/>
        </w:rPr>
        <w:t xml:space="preserve"> </w:t>
      </w:r>
      <w:r w:rsidRPr="008A7FB4">
        <w:rPr>
          <w:i/>
          <w:lang w:val="en-US"/>
        </w:rPr>
        <w:t>Biology</w:t>
      </w:r>
      <w:r w:rsidRPr="008A7FB4">
        <w:rPr>
          <w:i/>
          <w:spacing w:val="-13"/>
          <w:lang w:val="en-US"/>
        </w:rPr>
        <w:t xml:space="preserve"> </w:t>
      </w:r>
      <w:r w:rsidRPr="008A7FB4">
        <w:rPr>
          <w:lang w:val="en-US"/>
        </w:rPr>
        <w:t>103</w:t>
      </w:r>
      <w:r w:rsidRPr="008A7FB4">
        <w:rPr>
          <w:spacing w:val="-11"/>
          <w:lang w:val="en-US"/>
        </w:rPr>
        <w:t xml:space="preserve"> </w:t>
      </w:r>
      <w:r w:rsidRPr="008A7FB4">
        <w:rPr>
          <w:lang w:val="en-US"/>
        </w:rPr>
        <w:t>(3-5</w:t>
      </w:r>
      <w:proofErr w:type="gramStart"/>
      <w:r w:rsidRPr="008A7FB4">
        <w:rPr>
          <w:lang w:val="en-US"/>
        </w:rPr>
        <w:t>)</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631-634.</w:t>
      </w:r>
      <w:r w:rsidRPr="008A7FB4">
        <w:rPr>
          <w:spacing w:val="-52"/>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0960-0760.</w:t>
      </w:r>
      <w:r w:rsidRPr="008A7FB4">
        <w:rPr>
          <w:spacing w:val="-4"/>
          <w:lang w:val="en-US"/>
        </w:rPr>
        <w:t xml:space="preserve"> </w:t>
      </w:r>
      <w:r>
        <w:fldChar w:fldCharType="begin"/>
      </w:r>
      <w:r w:rsidRPr="00AC48D4">
        <w:rPr>
          <w:lang w:val="en-US"/>
          <w:rPrChange w:id="212" w:author="Jean Pascal De Bandt" w:date="2023-01-11T17:59:00Z">
            <w:rPr/>
          </w:rPrChange>
        </w:rPr>
        <w:instrText>HYPERLINK "https://doi.org/10.1016/j.jsbmb.2006.12.066" \h</w:instrText>
      </w:r>
      <w:r>
        <w:fldChar w:fldCharType="separate"/>
      </w:r>
      <w:r w:rsidRPr="008A7FB4">
        <w:rPr>
          <w:lang w:val="en-US"/>
        </w:rPr>
        <w:t>https://doi.org/10.1016/j.jsbmb.2006.12.066</w:t>
      </w:r>
      <w:r>
        <w:rPr>
          <w:lang w:val="en-US"/>
        </w:rPr>
        <w:fldChar w:fldCharType="end"/>
      </w:r>
      <w:r w:rsidRPr="008A7FB4">
        <w:rPr>
          <w:lang w:val="en-US"/>
        </w:rPr>
        <w:t>.</w:t>
      </w:r>
    </w:p>
    <w:p w14:paraId="1A38C4A3" w14:textId="77777777" w:rsidR="002C0AF8" w:rsidRPr="008A7FB4" w:rsidRDefault="003E36B0">
      <w:pPr>
        <w:pStyle w:val="BodyText"/>
        <w:spacing w:before="133" w:line="386" w:lineRule="auto"/>
        <w:ind w:left="553" w:right="163" w:hanging="437"/>
        <w:jc w:val="both"/>
        <w:rPr>
          <w:lang w:val="en-US"/>
        </w:rPr>
      </w:pPr>
      <w:bookmarkStart w:id="213" w:name="_bookmark83"/>
      <w:bookmarkEnd w:id="213"/>
      <w:r w:rsidRPr="008A7FB4">
        <w:rPr>
          <w:w w:val="95"/>
          <w:lang w:val="en-US"/>
        </w:rPr>
        <w:t xml:space="preserve">Houghton, Lisa A et Reinhold </w:t>
      </w:r>
      <w:proofErr w:type="spellStart"/>
      <w:r w:rsidRPr="008A7FB4">
        <w:rPr>
          <w:w w:val="95"/>
          <w:lang w:val="en-US"/>
        </w:rPr>
        <w:t>Vieth</w:t>
      </w:r>
      <w:proofErr w:type="spellEnd"/>
      <w:r w:rsidRPr="008A7FB4">
        <w:rPr>
          <w:w w:val="95"/>
          <w:lang w:val="en-US"/>
        </w:rPr>
        <w:t>. 2006. “The case against ergocalciferol (vitamin D2) as a vitamin</w:t>
      </w:r>
      <w:r w:rsidRPr="008A7FB4">
        <w:rPr>
          <w:spacing w:val="1"/>
          <w:w w:val="95"/>
          <w:lang w:val="en-US"/>
        </w:rPr>
        <w:t xml:space="preserve"> </w:t>
      </w:r>
      <w:r w:rsidRPr="008A7FB4">
        <w:rPr>
          <w:w w:val="95"/>
          <w:lang w:val="en-US"/>
        </w:rPr>
        <w:t xml:space="preserve">supplement”. You need 2.5 more dose than D2 to match vit D3, </w:t>
      </w:r>
      <w:r w:rsidRPr="008A7FB4">
        <w:rPr>
          <w:i/>
          <w:w w:val="95"/>
          <w:lang w:val="en-US"/>
        </w:rPr>
        <w:t>The American Journal of Clinical</w:t>
      </w:r>
      <w:r w:rsidRPr="008A7FB4">
        <w:rPr>
          <w:i/>
          <w:spacing w:val="1"/>
          <w:w w:val="95"/>
          <w:lang w:val="en-US"/>
        </w:rPr>
        <w:t xml:space="preserve"> </w:t>
      </w:r>
      <w:r w:rsidRPr="008A7FB4">
        <w:rPr>
          <w:i/>
          <w:lang w:val="en-US"/>
        </w:rPr>
        <w:t>Nutrition</w:t>
      </w:r>
      <w:r w:rsidRPr="008A7FB4">
        <w:rPr>
          <w:i/>
          <w:spacing w:val="-9"/>
          <w:lang w:val="en-US"/>
        </w:rPr>
        <w:t xml:space="preserve"> </w:t>
      </w:r>
      <w:r w:rsidRPr="008A7FB4">
        <w:rPr>
          <w:lang w:val="en-US"/>
        </w:rPr>
        <w:t>84</w:t>
      </w:r>
      <w:r w:rsidRPr="008A7FB4">
        <w:rPr>
          <w:spacing w:val="-8"/>
          <w:lang w:val="en-US"/>
        </w:rPr>
        <w:t xml:space="preserve"> </w:t>
      </w:r>
      <w:r w:rsidRPr="008A7FB4">
        <w:rPr>
          <w:lang w:val="en-US"/>
        </w:rPr>
        <w:t>(4</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694-697.</w:t>
      </w:r>
      <w:r w:rsidRPr="008A7FB4">
        <w:rPr>
          <w:spacing w:val="-8"/>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8"/>
          <w:lang w:val="en-US"/>
        </w:rPr>
        <w:t xml:space="preserve"> </w:t>
      </w:r>
      <w:r>
        <w:fldChar w:fldCharType="begin"/>
      </w:r>
      <w:r w:rsidRPr="00AC48D4">
        <w:rPr>
          <w:lang w:val="en-US"/>
          <w:rPrChange w:id="214" w:author="Jean Pascal De Bandt" w:date="2023-01-11T17:59:00Z">
            <w:rPr/>
          </w:rPrChange>
        </w:rPr>
        <w:instrText>HYPERLINK "https://doi.org/10.1093/ajcn/84.4.694" \h</w:instrText>
      </w:r>
      <w:r>
        <w:fldChar w:fldCharType="separate"/>
      </w:r>
      <w:r w:rsidRPr="008A7FB4">
        <w:rPr>
          <w:lang w:val="en-US"/>
        </w:rPr>
        <w:t>https://doi.org/10.1093/ajcn/84.4.694</w:t>
      </w:r>
      <w:r>
        <w:rPr>
          <w:lang w:val="en-US"/>
        </w:rPr>
        <w:fldChar w:fldCharType="end"/>
      </w:r>
      <w:r w:rsidRPr="008A7FB4">
        <w:rPr>
          <w:lang w:val="en-US"/>
        </w:rPr>
        <w:t>.</w:t>
      </w:r>
    </w:p>
    <w:p w14:paraId="0EDC55F8" w14:textId="77777777" w:rsidR="002C0AF8" w:rsidRPr="008A7FB4" w:rsidRDefault="003E36B0">
      <w:pPr>
        <w:pStyle w:val="BodyText"/>
        <w:spacing w:before="133" w:line="386" w:lineRule="auto"/>
        <w:ind w:left="546" w:right="164" w:hanging="430"/>
        <w:jc w:val="both"/>
        <w:rPr>
          <w:lang w:val="en-US"/>
        </w:rPr>
      </w:pPr>
      <w:bookmarkStart w:id="215" w:name="_bookmark84"/>
      <w:bookmarkEnd w:id="215"/>
      <w:r w:rsidRPr="008A7FB4">
        <w:rPr>
          <w:lang w:val="en-US"/>
        </w:rPr>
        <w:t>Institute</w:t>
      </w:r>
      <w:r w:rsidRPr="008A7FB4">
        <w:rPr>
          <w:spacing w:val="-5"/>
          <w:lang w:val="en-US"/>
        </w:rPr>
        <w:t xml:space="preserve"> </w:t>
      </w:r>
      <w:r w:rsidRPr="008A7FB4">
        <w:rPr>
          <w:lang w:val="en-US"/>
        </w:rPr>
        <w:t>of</w:t>
      </w:r>
      <w:r w:rsidRPr="008A7FB4">
        <w:rPr>
          <w:spacing w:val="-3"/>
          <w:lang w:val="en-US"/>
        </w:rPr>
        <w:t xml:space="preserve"> </w:t>
      </w:r>
      <w:r w:rsidRPr="008A7FB4">
        <w:rPr>
          <w:lang w:val="en-US"/>
        </w:rPr>
        <w:t>Medicine.</w:t>
      </w:r>
      <w:r w:rsidRPr="008A7FB4">
        <w:rPr>
          <w:spacing w:val="-4"/>
          <w:lang w:val="en-US"/>
        </w:rPr>
        <w:t xml:space="preserve"> </w:t>
      </w:r>
      <w:r w:rsidRPr="008A7FB4">
        <w:rPr>
          <w:lang w:val="en-US"/>
        </w:rPr>
        <w:t>2011.</w:t>
      </w:r>
      <w:r w:rsidRPr="008A7FB4">
        <w:rPr>
          <w:spacing w:val="-5"/>
          <w:lang w:val="en-US"/>
        </w:rPr>
        <w:t xml:space="preserve"> </w:t>
      </w:r>
      <w:r w:rsidRPr="008A7FB4">
        <w:rPr>
          <w:lang w:val="en-US"/>
        </w:rPr>
        <w:t>“Dietary</w:t>
      </w:r>
      <w:r w:rsidRPr="008A7FB4">
        <w:rPr>
          <w:spacing w:val="-3"/>
          <w:lang w:val="en-US"/>
        </w:rPr>
        <w:t xml:space="preserve"> </w:t>
      </w:r>
      <w:r w:rsidRPr="008A7FB4">
        <w:rPr>
          <w:lang w:val="en-US"/>
        </w:rPr>
        <w:t>Reference</w:t>
      </w:r>
      <w:r w:rsidRPr="008A7FB4">
        <w:rPr>
          <w:spacing w:val="-3"/>
          <w:lang w:val="en-US"/>
        </w:rPr>
        <w:t xml:space="preserve"> </w:t>
      </w:r>
      <w:r w:rsidRPr="008A7FB4">
        <w:rPr>
          <w:lang w:val="en-US"/>
        </w:rPr>
        <w:t>Intakes</w:t>
      </w:r>
      <w:r w:rsidRPr="008A7FB4">
        <w:rPr>
          <w:spacing w:val="-4"/>
          <w:lang w:val="en-US"/>
        </w:rPr>
        <w:t xml:space="preserve"> </w:t>
      </w:r>
      <w:r w:rsidRPr="008A7FB4">
        <w:rPr>
          <w:lang w:val="en-US"/>
        </w:rPr>
        <w:t>for</w:t>
      </w:r>
      <w:r w:rsidRPr="008A7FB4">
        <w:rPr>
          <w:spacing w:val="-3"/>
          <w:lang w:val="en-US"/>
        </w:rPr>
        <w:t xml:space="preserve"> </w:t>
      </w:r>
      <w:r w:rsidRPr="008A7FB4">
        <w:rPr>
          <w:lang w:val="en-US"/>
        </w:rPr>
        <w:t>Calcium</w:t>
      </w:r>
      <w:r w:rsidRPr="008A7FB4">
        <w:rPr>
          <w:spacing w:val="-3"/>
          <w:lang w:val="en-US"/>
        </w:rPr>
        <w:t xml:space="preserve"> </w:t>
      </w:r>
      <w:r w:rsidRPr="008A7FB4">
        <w:rPr>
          <w:lang w:val="en-US"/>
        </w:rPr>
        <w:t>and</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3"/>
          <w:lang w:val="en-US"/>
        </w:rPr>
        <w:t xml:space="preserve"> </w:t>
      </w:r>
      <w:r w:rsidRPr="008A7FB4">
        <w:rPr>
          <w:i/>
          <w:lang w:val="en-US"/>
        </w:rPr>
        <w:t>The</w:t>
      </w:r>
      <w:r w:rsidRPr="008A7FB4">
        <w:rPr>
          <w:i/>
          <w:spacing w:val="-5"/>
          <w:lang w:val="en-US"/>
        </w:rPr>
        <w:t xml:space="preserve"> </w:t>
      </w:r>
      <w:r w:rsidRPr="008A7FB4">
        <w:rPr>
          <w:i/>
          <w:lang w:val="en-US"/>
        </w:rPr>
        <w:t>National</w:t>
      </w:r>
      <w:r w:rsidRPr="008A7FB4">
        <w:rPr>
          <w:i/>
          <w:spacing w:val="-52"/>
          <w:lang w:val="en-US"/>
        </w:rPr>
        <w:t xml:space="preserve"> </w:t>
      </w:r>
      <w:r w:rsidRPr="008A7FB4">
        <w:rPr>
          <w:i/>
          <w:lang w:val="en-US"/>
        </w:rPr>
        <w:t>Academies</w:t>
      </w:r>
      <w:r w:rsidRPr="008A7FB4">
        <w:rPr>
          <w:i/>
          <w:spacing w:val="-3"/>
          <w:lang w:val="en-US"/>
        </w:rPr>
        <w:t xml:space="preserve"> </w:t>
      </w:r>
      <w:r w:rsidRPr="008A7FB4">
        <w:rPr>
          <w:i/>
          <w:lang w:val="en-US"/>
        </w:rPr>
        <w:t>Press,</w:t>
      </w:r>
      <w:r w:rsidRPr="008A7FB4">
        <w:rPr>
          <w:i/>
          <w:spacing w:val="-2"/>
          <w:lang w:val="en-US"/>
        </w:rPr>
        <w:t xml:space="preserve"> </w:t>
      </w:r>
      <w:r w:rsidRPr="008A7FB4">
        <w:rPr>
          <w:lang w:val="en-US"/>
        </w:rPr>
        <w:t>1-1115.</w:t>
      </w:r>
      <w:r w:rsidRPr="008A7FB4">
        <w:rPr>
          <w:spacing w:val="-2"/>
          <w:lang w:val="en-US"/>
        </w:rPr>
        <w:t xml:space="preserve"> </w:t>
      </w:r>
      <w:r>
        <w:fldChar w:fldCharType="begin"/>
      </w:r>
      <w:r w:rsidRPr="00AC48D4">
        <w:rPr>
          <w:lang w:val="en-US"/>
          <w:rPrChange w:id="216" w:author="Jean Pascal De Bandt" w:date="2023-01-11T17:59:00Z">
            <w:rPr/>
          </w:rPrChange>
        </w:rPr>
        <w:instrText>HYPERLINK "https://doi.org/10.17226/13050" \h</w:instrText>
      </w:r>
      <w:r>
        <w:fldChar w:fldCharType="separate"/>
      </w:r>
      <w:r w:rsidRPr="008A7FB4">
        <w:rPr>
          <w:lang w:val="en-US"/>
        </w:rPr>
        <w:t>https://doi.org/10.17226/13050</w:t>
      </w:r>
      <w:r>
        <w:rPr>
          <w:lang w:val="en-US"/>
        </w:rPr>
        <w:fldChar w:fldCharType="end"/>
      </w:r>
      <w:r w:rsidRPr="008A7FB4">
        <w:rPr>
          <w:lang w:val="en-US"/>
        </w:rPr>
        <w:t>.</w:t>
      </w:r>
    </w:p>
    <w:p w14:paraId="35DAB9C6"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2315C0FD" w14:textId="77777777" w:rsidR="002C0AF8" w:rsidRPr="008A7FB4" w:rsidRDefault="002C0AF8">
      <w:pPr>
        <w:pStyle w:val="BodyText"/>
        <w:rPr>
          <w:sz w:val="27"/>
          <w:lang w:val="en-US"/>
        </w:rPr>
      </w:pPr>
    </w:p>
    <w:p w14:paraId="14997E82" w14:textId="77777777" w:rsidR="002C0AF8" w:rsidRPr="008A7FB4" w:rsidRDefault="003E36B0">
      <w:pPr>
        <w:pStyle w:val="BodyText"/>
        <w:spacing w:before="89" w:line="386" w:lineRule="auto"/>
        <w:ind w:left="524" w:right="128" w:hanging="408"/>
        <w:jc w:val="both"/>
        <w:rPr>
          <w:lang w:val="en-US"/>
        </w:rPr>
      </w:pPr>
      <w:bookmarkStart w:id="217" w:name="_bookmark85"/>
      <w:bookmarkEnd w:id="217"/>
      <w:r w:rsidRPr="008A7FB4">
        <w:rPr>
          <w:lang w:val="en-US"/>
        </w:rPr>
        <w:t xml:space="preserve">Lemke, Dirk, Rainer Johannes </w:t>
      </w:r>
      <w:proofErr w:type="spellStart"/>
      <w:r w:rsidRPr="008A7FB4">
        <w:rPr>
          <w:lang w:val="en-US"/>
        </w:rPr>
        <w:t>Klement</w:t>
      </w:r>
      <w:proofErr w:type="spellEnd"/>
      <w:r w:rsidRPr="008A7FB4">
        <w:rPr>
          <w:lang w:val="en-US"/>
        </w:rPr>
        <w:t xml:space="preserve">, Felix Schweiger, Beatrix Schweiger et </w:t>
      </w:r>
      <w:proofErr w:type="spellStart"/>
      <w:r w:rsidRPr="008A7FB4">
        <w:rPr>
          <w:lang w:val="en-US"/>
        </w:rPr>
        <w:t>Jörg</w:t>
      </w:r>
      <w:proofErr w:type="spellEnd"/>
      <w:r w:rsidRPr="008A7FB4">
        <w:rPr>
          <w:lang w:val="en-US"/>
        </w:rPr>
        <w:t xml:space="preserve"> Spitz. 2021.</w:t>
      </w:r>
      <w:r w:rsidRPr="008A7FB4">
        <w:rPr>
          <w:spacing w:val="1"/>
          <w:lang w:val="en-US"/>
        </w:rPr>
        <w:t xml:space="preserve"> </w:t>
      </w:r>
      <w:r w:rsidRPr="008A7FB4">
        <w:rPr>
          <w:spacing w:val="-1"/>
          <w:lang w:val="en-US"/>
        </w:rPr>
        <w:t>“Vitamin</w:t>
      </w:r>
      <w:r w:rsidRPr="008A7FB4">
        <w:rPr>
          <w:spacing w:val="-12"/>
          <w:lang w:val="en-US"/>
        </w:rPr>
        <w:t xml:space="preserve"> </w:t>
      </w:r>
      <w:r w:rsidRPr="008A7FB4">
        <w:rPr>
          <w:spacing w:val="-1"/>
          <w:lang w:val="en-US"/>
        </w:rPr>
        <w:t>D</w:t>
      </w:r>
      <w:r w:rsidRPr="008A7FB4">
        <w:rPr>
          <w:spacing w:val="-12"/>
          <w:lang w:val="en-US"/>
        </w:rPr>
        <w:t xml:space="preserve"> </w:t>
      </w:r>
      <w:r w:rsidRPr="008A7FB4">
        <w:rPr>
          <w:spacing w:val="-1"/>
          <w:lang w:val="en-US"/>
        </w:rPr>
        <w:t>Resistance</w:t>
      </w:r>
      <w:r w:rsidRPr="008A7FB4">
        <w:rPr>
          <w:spacing w:val="-11"/>
          <w:lang w:val="en-US"/>
        </w:rPr>
        <w:t xml:space="preserve"> </w:t>
      </w:r>
      <w:r w:rsidRPr="008A7FB4">
        <w:rPr>
          <w:spacing w:val="-1"/>
          <w:lang w:val="en-US"/>
        </w:rPr>
        <w:t>as</w:t>
      </w:r>
      <w:r w:rsidRPr="008A7FB4">
        <w:rPr>
          <w:spacing w:val="-12"/>
          <w:lang w:val="en-US"/>
        </w:rPr>
        <w:t xml:space="preserve"> </w:t>
      </w:r>
      <w:r w:rsidRPr="008A7FB4">
        <w:rPr>
          <w:spacing w:val="-1"/>
          <w:lang w:val="en-US"/>
        </w:rPr>
        <w:t>a</w:t>
      </w:r>
      <w:r w:rsidRPr="008A7FB4">
        <w:rPr>
          <w:spacing w:val="-11"/>
          <w:lang w:val="en-US"/>
        </w:rPr>
        <w:t xml:space="preserve"> </w:t>
      </w:r>
      <w:r w:rsidRPr="008A7FB4">
        <w:rPr>
          <w:spacing w:val="-1"/>
          <w:lang w:val="en-US"/>
        </w:rPr>
        <w:t>Possible</w:t>
      </w:r>
      <w:r w:rsidRPr="008A7FB4">
        <w:rPr>
          <w:spacing w:val="-11"/>
          <w:lang w:val="en-US"/>
        </w:rPr>
        <w:t xml:space="preserve"> </w:t>
      </w:r>
      <w:r w:rsidRPr="008A7FB4">
        <w:rPr>
          <w:spacing w:val="-1"/>
          <w:lang w:val="en-US"/>
        </w:rPr>
        <w:t>Cause</w:t>
      </w:r>
      <w:r w:rsidRPr="008A7FB4">
        <w:rPr>
          <w:spacing w:val="-12"/>
          <w:lang w:val="en-US"/>
        </w:rPr>
        <w:t xml:space="preserve"> </w:t>
      </w:r>
      <w:r w:rsidRPr="008A7FB4">
        <w:rPr>
          <w:spacing w:val="-1"/>
          <w:lang w:val="en-US"/>
        </w:rPr>
        <w:t>of</w:t>
      </w:r>
      <w:r w:rsidRPr="008A7FB4">
        <w:rPr>
          <w:spacing w:val="-11"/>
          <w:lang w:val="en-US"/>
        </w:rPr>
        <w:t xml:space="preserve"> </w:t>
      </w:r>
      <w:r w:rsidRPr="008A7FB4">
        <w:rPr>
          <w:spacing w:val="-1"/>
          <w:lang w:val="en-US"/>
        </w:rPr>
        <w:t>Autoimmune</w:t>
      </w:r>
      <w:r w:rsidRPr="008A7FB4">
        <w:rPr>
          <w:spacing w:val="-12"/>
          <w:lang w:val="en-US"/>
        </w:rPr>
        <w:t xml:space="preserve"> </w:t>
      </w:r>
      <w:proofErr w:type="gramStart"/>
      <w:r w:rsidRPr="008A7FB4">
        <w:rPr>
          <w:lang w:val="en-US"/>
        </w:rPr>
        <w:t>Diseases</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A</w:t>
      </w:r>
      <w:r w:rsidRPr="008A7FB4">
        <w:rPr>
          <w:spacing w:val="-12"/>
          <w:lang w:val="en-US"/>
        </w:rPr>
        <w:t xml:space="preserve"> </w:t>
      </w:r>
      <w:r w:rsidRPr="008A7FB4">
        <w:rPr>
          <w:lang w:val="en-US"/>
        </w:rPr>
        <w:t>Hypothesis</w:t>
      </w:r>
      <w:r w:rsidRPr="008A7FB4">
        <w:rPr>
          <w:spacing w:val="-12"/>
          <w:lang w:val="en-US"/>
        </w:rPr>
        <w:t xml:space="preserve"> </w:t>
      </w:r>
      <w:r w:rsidRPr="008A7FB4">
        <w:rPr>
          <w:lang w:val="en-US"/>
        </w:rPr>
        <w:t>Confirmed</w:t>
      </w:r>
      <w:r w:rsidRPr="008A7FB4">
        <w:rPr>
          <w:spacing w:val="1"/>
          <w:lang w:val="en-US"/>
        </w:rPr>
        <w:t xml:space="preserve"> </w:t>
      </w:r>
      <w:r w:rsidRPr="008A7FB4">
        <w:rPr>
          <w:lang w:val="en-US"/>
        </w:rPr>
        <w:t>by</w:t>
      </w:r>
      <w:r w:rsidRPr="008A7FB4">
        <w:rPr>
          <w:spacing w:val="-11"/>
          <w:lang w:val="en-US"/>
        </w:rPr>
        <w:t xml:space="preserve"> </w:t>
      </w:r>
      <w:r w:rsidRPr="008A7FB4">
        <w:rPr>
          <w:lang w:val="en-US"/>
        </w:rPr>
        <w:t>a</w:t>
      </w:r>
      <w:r w:rsidRPr="008A7FB4">
        <w:rPr>
          <w:spacing w:val="-10"/>
          <w:lang w:val="en-US"/>
        </w:rPr>
        <w:t xml:space="preserve"> </w:t>
      </w:r>
      <w:r w:rsidRPr="008A7FB4">
        <w:rPr>
          <w:lang w:val="en-US"/>
        </w:rPr>
        <w:t>Therapeutic</w:t>
      </w:r>
      <w:r w:rsidRPr="008A7FB4">
        <w:rPr>
          <w:spacing w:val="-10"/>
          <w:lang w:val="en-US"/>
        </w:rPr>
        <w:t xml:space="preserve"> </w:t>
      </w:r>
      <w:r w:rsidRPr="008A7FB4">
        <w:rPr>
          <w:lang w:val="en-US"/>
        </w:rPr>
        <w:t>High-Dose</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Protocol”.</w:t>
      </w:r>
      <w:r w:rsidRPr="008A7FB4">
        <w:rPr>
          <w:spacing w:val="-10"/>
          <w:lang w:val="en-US"/>
        </w:rPr>
        <w:t xml:space="preserve"> </w:t>
      </w:r>
      <w:r w:rsidRPr="008A7FB4">
        <w:rPr>
          <w:i/>
          <w:lang w:val="en-US"/>
        </w:rPr>
        <w:t>Frontiers</w:t>
      </w:r>
      <w:r w:rsidRPr="008A7FB4">
        <w:rPr>
          <w:i/>
          <w:spacing w:val="-10"/>
          <w:lang w:val="en-US"/>
        </w:rPr>
        <w:t xml:space="preserve"> </w:t>
      </w:r>
      <w:r w:rsidRPr="008A7FB4">
        <w:rPr>
          <w:i/>
          <w:lang w:val="en-US"/>
        </w:rPr>
        <w:t>in</w:t>
      </w:r>
      <w:r w:rsidRPr="008A7FB4">
        <w:rPr>
          <w:i/>
          <w:spacing w:val="-10"/>
          <w:lang w:val="en-US"/>
        </w:rPr>
        <w:t xml:space="preserve"> </w:t>
      </w:r>
      <w:r w:rsidRPr="008A7FB4">
        <w:rPr>
          <w:i/>
          <w:lang w:val="en-US"/>
        </w:rPr>
        <w:t>Immunology</w:t>
      </w:r>
      <w:r w:rsidRPr="008A7FB4">
        <w:rPr>
          <w:i/>
          <w:spacing w:val="-10"/>
          <w:lang w:val="en-US"/>
        </w:rPr>
        <w:t xml:space="preserve"> </w:t>
      </w:r>
      <w:proofErr w:type="gramStart"/>
      <w:r w:rsidRPr="008A7FB4">
        <w:rPr>
          <w:lang w:val="en-US"/>
        </w:rPr>
        <w:t>12</w:t>
      </w:r>
      <w:r w:rsidRPr="008A7FB4">
        <w:rPr>
          <w:spacing w:val="-11"/>
          <w:lang w:val="en-US"/>
        </w:rPr>
        <w:t xml:space="preserve"> </w:t>
      </w:r>
      <w:r w:rsidRPr="008A7FB4">
        <w:rPr>
          <w:lang w:val="en-US"/>
        </w:rPr>
        <w:t>:</w:t>
      </w:r>
      <w:proofErr w:type="gramEnd"/>
      <w:r w:rsidRPr="008A7FB4">
        <w:rPr>
          <w:spacing w:val="-10"/>
          <w:lang w:val="en-US"/>
        </w:rPr>
        <w:t xml:space="preserve"> </w:t>
      </w:r>
      <w:r w:rsidRPr="008A7FB4">
        <w:rPr>
          <w:lang w:val="en-US"/>
        </w:rPr>
        <w:t>655739.</w:t>
      </w:r>
      <w:r w:rsidRPr="008A7FB4">
        <w:rPr>
          <w:spacing w:val="-10"/>
          <w:lang w:val="en-US"/>
        </w:rPr>
        <w:t xml:space="preserve"> </w:t>
      </w:r>
      <w:r>
        <w:fldChar w:fldCharType="begin"/>
      </w:r>
      <w:r w:rsidRPr="00AC48D4">
        <w:rPr>
          <w:lang w:val="en-US"/>
          <w:rPrChange w:id="218" w:author="Jean Pascal De Bandt" w:date="2023-01-11T17:59:00Z">
            <w:rPr/>
          </w:rPrChange>
        </w:rPr>
        <w:instrText>HYPERLINK "https://doi.org/10.3389/fimmu.2021.655739" \h</w:instrText>
      </w:r>
      <w:r>
        <w:fldChar w:fldCharType="separate"/>
      </w:r>
      <w:r w:rsidRPr="008A7FB4">
        <w:rPr>
          <w:lang w:val="en-US"/>
        </w:rPr>
        <w:t>https:</w:t>
      </w:r>
      <w:r>
        <w:rPr>
          <w:lang w:val="en-US"/>
        </w:rPr>
        <w:fldChar w:fldCharType="end"/>
      </w:r>
    </w:p>
    <w:p w14:paraId="5F96F779" w14:textId="77777777" w:rsidR="002C0AF8" w:rsidRPr="008A7FB4" w:rsidRDefault="003E36B0">
      <w:pPr>
        <w:pStyle w:val="BodyText"/>
        <w:spacing w:line="251" w:lineRule="exact"/>
        <w:ind w:left="547"/>
        <w:rPr>
          <w:lang w:val="en-US"/>
        </w:rPr>
      </w:pPr>
      <w:r>
        <w:fldChar w:fldCharType="begin"/>
      </w:r>
      <w:r w:rsidRPr="00AC48D4">
        <w:rPr>
          <w:lang w:val="en-US"/>
          <w:rPrChange w:id="219" w:author="Jean Pascal De Bandt" w:date="2023-01-11T17:59:00Z">
            <w:rPr/>
          </w:rPrChange>
        </w:rPr>
        <w:instrText>HYPERLINK "https://doi.org/10.3389/fimmu.2021.655739" \h</w:instrText>
      </w:r>
      <w:r>
        <w:fldChar w:fldCharType="separate"/>
      </w:r>
      <w:r w:rsidRPr="008A7FB4">
        <w:rPr>
          <w:lang w:val="en-US"/>
        </w:rPr>
        <w:t>//doi.org/10.3389/fimmu.2021.655739</w:t>
      </w:r>
      <w:r>
        <w:rPr>
          <w:lang w:val="en-US"/>
        </w:rPr>
        <w:fldChar w:fldCharType="end"/>
      </w:r>
      <w:r w:rsidRPr="008A7FB4">
        <w:rPr>
          <w:lang w:val="en-US"/>
        </w:rPr>
        <w:t>.</w:t>
      </w:r>
    </w:p>
    <w:p w14:paraId="3DA0CA47" w14:textId="77777777" w:rsidR="002C0AF8" w:rsidRPr="008A7FB4" w:rsidRDefault="002C0AF8">
      <w:pPr>
        <w:pStyle w:val="BodyText"/>
        <w:spacing w:before="2"/>
        <w:rPr>
          <w:sz w:val="25"/>
          <w:lang w:val="en-US"/>
        </w:rPr>
      </w:pPr>
    </w:p>
    <w:p w14:paraId="5C7CE028" w14:textId="77777777" w:rsidR="002C0AF8" w:rsidRPr="008A7FB4" w:rsidRDefault="003E36B0">
      <w:pPr>
        <w:pStyle w:val="BodyText"/>
        <w:spacing w:line="386" w:lineRule="auto"/>
        <w:ind w:left="553" w:right="126" w:hanging="437"/>
        <w:jc w:val="both"/>
        <w:rPr>
          <w:lang w:val="en-US"/>
        </w:rPr>
      </w:pPr>
      <w:bookmarkStart w:id="220" w:name="_bookmark86"/>
      <w:bookmarkEnd w:id="220"/>
      <w:r w:rsidRPr="008A7FB4">
        <w:rPr>
          <w:lang w:val="en-US"/>
        </w:rPr>
        <w:t xml:space="preserve">Li, Yan Chun, Juan Kong, </w:t>
      </w:r>
      <w:proofErr w:type="spellStart"/>
      <w:r w:rsidRPr="008A7FB4">
        <w:rPr>
          <w:lang w:val="en-US"/>
        </w:rPr>
        <w:t>Minjie</w:t>
      </w:r>
      <w:proofErr w:type="spellEnd"/>
      <w:r w:rsidRPr="008A7FB4">
        <w:rPr>
          <w:lang w:val="en-US"/>
        </w:rPr>
        <w:t xml:space="preserve"> Wei, Zhou-Feng Chen, Shu Q. Liu et Li-Ping Cao. 2002. “1,25-</w:t>
      </w:r>
      <w:r w:rsidRPr="008A7FB4">
        <w:rPr>
          <w:spacing w:val="1"/>
          <w:lang w:val="en-US"/>
        </w:rPr>
        <w:t xml:space="preserve"> </w:t>
      </w:r>
      <w:proofErr w:type="spellStart"/>
      <w:r w:rsidRPr="008A7FB4">
        <w:rPr>
          <w:lang w:val="en-US"/>
        </w:rPr>
        <w:t>Dihydroxyvitamin</w:t>
      </w:r>
      <w:proofErr w:type="spellEnd"/>
      <w:r w:rsidRPr="008A7FB4">
        <w:rPr>
          <w:spacing w:val="-10"/>
          <w:lang w:val="en-US"/>
        </w:rPr>
        <w:t xml:space="preserve"> </w:t>
      </w:r>
      <w:r w:rsidRPr="008A7FB4">
        <w:rPr>
          <w:lang w:val="en-US"/>
        </w:rPr>
        <w:t>D3</w:t>
      </w:r>
      <w:r w:rsidRPr="008A7FB4">
        <w:rPr>
          <w:spacing w:val="-10"/>
          <w:lang w:val="en-US"/>
        </w:rPr>
        <w:t xml:space="preserve"> </w:t>
      </w:r>
      <w:r w:rsidRPr="008A7FB4">
        <w:rPr>
          <w:lang w:val="en-US"/>
        </w:rPr>
        <w:t>is</w:t>
      </w:r>
      <w:r w:rsidRPr="008A7FB4">
        <w:rPr>
          <w:spacing w:val="-9"/>
          <w:lang w:val="en-US"/>
        </w:rPr>
        <w:t xml:space="preserve"> </w:t>
      </w:r>
      <w:r w:rsidRPr="008A7FB4">
        <w:rPr>
          <w:lang w:val="en-US"/>
        </w:rPr>
        <w:t>a</w:t>
      </w:r>
      <w:r w:rsidRPr="008A7FB4">
        <w:rPr>
          <w:spacing w:val="-10"/>
          <w:lang w:val="en-US"/>
        </w:rPr>
        <w:t xml:space="preserve"> </w:t>
      </w:r>
      <w:r w:rsidRPr="008A7FB4">
        <w:rPr>
          <w:lang w:val="en-US"/>
        </w:rPr>
        <w:t>negative</w:t>
      </w:r>
      <w:r w:rsidRPr="008A7FB4">
        <w:rPr>
          <w:spacing w:val="-9"/>
          <w:lang w:val="en-US"/>
        </w:rPr>
        <w:t xml:space="preserve"> </w:t>
      </w:r>
      <w:r w:rsidRPr="008A7FB4">
        <w:rPr>
          <w:lang w:val="en-US"/>
        </w:rPr>
        <w:t>endocrine</w:t>
      </w:r>
      <w:r w:rsidRPr="008A7FB4">
        <w:rPr>
          <w:spacing w:val="-10"/>
          <w:lang w:val="en-US"/>
        </w:rPr>
        <w:t xml:space="preserve"> </w:t>
      </w:r>
      <w:r w:rsidRPr="008A7FB4">
        <w:rPr>
          <w:lang w:val="en-US"/>
        </w:rPr>
        <w:t>regulator</w:t>
      </w:r>
      <w:r w:rsidRPr="008A7FB4">
        <w:rPr>
          <w:spacing w:val="-9"/>
          <w:lang w:val="en-US"/>
        </w:rPr>
        <w:t xml:space="preserve"> </w:t>
      </w:r>
      <w:r w:rsidRPr="008A7FB4">
        <w:rPr>
          <w:lang w:val="en-US"/>
        </w:rPr>
        <w:t>of</w:t>
      </w:r>
      <w:r w:rsidRPr="008A7FB4">
        <w:rPr>
          <w:spacing w:val="-9"/>
          <w:lang w:val="en-US"/>
        </w:rPr>
        <w:t xml:space="preserve"> </w:t>
      </w:r>
      <w:r w:rsidRPr="008A7FB4">
        <w:rPr>
          <w:lang w:val="en-US"/>
        </w:rPr>
        <w:t>the</w:t>
      </w:r>
      <w:r w:rsidRPr="008A7FB4">
        <w:rPr>
          <w:spacing w:val="-9"/>
          <w:lang w:val="en-US"/>
        </w:rPr>
        <w:t xml:space="preserve"> </w:t>
      </w:r>
      <w:r w:rsidRPr="008A7FB4">
        <w:rPr>
          <w:lang w:val="en-US"/>
        </w:rPr>
        <w:t>renin-angiotensin</w:t>
      </w:r>
      <w:r w:rsidRPr="008A7FB4">
        <w:rPr>
          <w:spacing w:val="-10"/>
          <w:lang w:val="en-US"/>
        </w:rPr>
        <w:t xml:space="preserve"> </w:t>
      </w:r>
      <w:r w:rsidRPr="008A7FB4">
        <w:rPr>
          <w:lang w:val="en-US"/>
        </w:rPr>
        <w:t>system”.</w:t>
      </w:r>
      <w:r w:rsidRPr="008A7FB4">
        <w:rPr>
          <w:spacing w:val="-9"/>
          <w:lang w:val="en-US"/>
        </w:rPr>
        <w:t xml:space="preserve"> </w:t>
      </w:r>
      <w:r w:rsidRPr="008A7FB4">
        <w:rPr>
          <w:i/>
          <w:lang w:val="en-US"/>
        </w:rPr>
        <w:t>Jour-</w:t>
      </w:r>
      <w:r w:rsidRPr="008A7FB4">
        <w:rPr>
          <w:i/>
          <w:spacing w:val="-53"/>
          <w:lang w:val="en-US"/>
        </w:rPr>
        <w:t xml:space="preserve"> </w:t>
      </w:r>
      <w:proofErr w:type="spellStart"/>
      <w:r w:rsidRPr="008A7FB4">
        <w:rPr>
          <w:i/>
          <w:w w:val="95"/>
          <w:lang w:val="en-US"/>
        </w:rPr>
        <w:t>nal</w:t>
      </w:r>
      <w:proofErr w:type="spellEnd"/>
      <w:r w:rsidRPr="008A7FB4">
        <w:rPr>
          <w:i/>
          <w:w w:val="95"/>
          <w:lang w:val="en-US"/>
        </w:rPr>
        <w:t xml:space="preserve"> of Clinical Investigation </w:t>
      </w:r>
      <w:r w:rsidRPr="008A7FB4">
        <w:rPr>
          <w:w w:val="95"/>
          <w:lang w:val="en-US"/>
        </w:rPr>
        <w:t>110 (2</w:t>
      </w:r>
      <w:proofErr w:type="gramStart"/>
      <w:r w:rsidRPr="008A7FB4">
        <w:rPr>
          <w:w w:val="95"/>
          <w:lang w:val="en-US"/>
        </w:rPr>
        <w:t>) :</w:t>
      </w:r>
      <w:proofErr w:type="gramEnd"/>
      <w:r w:rsidRPr="008A7FB4">
        <w:rPr>
          <w:w w:val="95"/>
          <w:lang w:val="en-US"/>
        </w:rPr>
        <w:t xml:space="preserve"> 229-238. </w:t>
      </w:r>
      <w:proofErr w:type="gramStart"/>
      <w:r w:rsidRPr="008A7FB4">
        <w:rPr>
          <w:w w:val="95"/>
          <w:lang w:val="en-US"/>
        </w:rPr>
        <w:t>ISSN :</w:t>
      </w:r>
      <w:proofErr w:type="gramEnd"/>
      <w:r w:rsidRPr="008A7FB4">
        <w:rPr>
          <w:w w:val="95"/>
          <w:lang w:val="en-US"/>
        </w:rPr>
        <w:t xml:space="preserve"> 0021-9738. </w:t>
      </w:r>
      <w:r>
        <w:fldChar w:fldCharType="begin"/>
      </w:r>
      <w:r w:rsidRPr="00AC48D4">
        <w:rPr>
          <w:lang w:val="en-US"/>
          <w:rPrChange w:id="221" w:author="Jean Pascal De Bandt" w:date="2023-01-11T17:59:00Z">
            <w:rPr/>
          </w:rPrChange>
        </w:rPr>
        <w:instrText>HYPERLINK "https://doi.org/10.1172/jci15219" \h</w:instrText>
      </w:r>
      <w:r>
        <w:fldChar w:fldCharType="separate"/>
      </w:r>
      <w:proofErr w:type="gramStart"/>
      <w:r w:rsidRPr="008A7FB4">
        <w:rPr>
          <w:w w:val="95"/>
          <w:lang w:val="en-US"/>
        </w:rPr>
        <w:t>https :</w:t>
      </w:r>
      <w:proofErr w:type="gramEnd"/>
      <w:r w:rsidRPr="008A7FB4">
        <w:rPr>
          <w:w w:val="95"/>
          <w:lang w:val="en-US"/>
        </w:rPr>
        <w:t xml:space="preserve"> / / </w:t>
      </w:r>
      <w:proofErr w:type="spellStart"/>
      <w:r w:rsidRPr="008A7FB4">
        <w:rPr>
          <w:w w:val="95"/>
          <w:lang w:val="en-US"/>
        </w:rPr>
        <w:t>doi</w:t>
      </w:r>
      <w:proofErr w:type="spellEnd"/>
      <w:r w:rsidRPr="008A7FB4">
        <w:rPr>
          <w:w w:val="95"/>
          <w:lang w:val="en-US"/>
        </w:rPr>
        <w:t xml:space="preserve"> </w:t>
      </w:r>
      <w:r w:rsidRPr="008A7FB4">
        <w:rPr>
          <w:spacing w:val="12"/>
          <w:w w:val="95"/>
          <w:lang w:val="en-US"/>
        </w:rPr>
        <w:t>.org/10.1172/</w:t>
      </w:r>
      <w:r>
        <w:rPr>
          <w:spacing w:val="12"/>
          <w:w w:val="95"/>
          <w:lang w:val="en-US"/>
        </w:rPr>
        <w:fldChar w:fldCharType="end"/>
      </w:r>
      <w:r w:rsidRPr="008A7FB4">
        <w:rPr>
          <w:spacing w:val="13"/>
          <w:w w:val="95"/>
          <w:lang w:val="en-US"/>
        </w:rPr>
        <w:t xml:space="preserve"> </w:t>
      </w:r>
      <w:r>
        <w:fldChar w:fldCharType="begin"/>
      </w:r>
      <w:r w:rsidRPr="00AC48D4">
        <w:rPr>
          <w:lang w:val="en-US"/>
          <w:rPrChange w:id="222" w:author="Jean Pascal De Bandt" w:date="2023-01-11T17:59:00Z">
            <w:rPr/>
          </w:rPrChange>
        </w:rPr>
        <w:instrText>HYPERLINK "https://doi.org/10.1172/jci15219" \h</w:instrText>
      </w:r>
      <w:r>
        <w:fldChar w:fldCharType="separate"/>
      </w:r>
      <w:r w:rsidRPr="008A7FB4">
        <w:rPr>
          <w:lang w:val="en-US"/>
        </w:rPr>
        <w:t>jci15219</w:t>
      </w:r>
      <w:r>
        <w:rPr>
          <w:lang w:val="en-US"/>
        </w:rPr>
        <w:fldChar w:fldCharType="end"/>
      </w:r>
      <w:r w:rsidRPr="008A7FB4">
        <w:rPr>
          <w:lang w:val="en-US"/>
        </w:rPr>
        <w:t>.</w:t>
      </w:r>
    </w:p>
    <w:p w14:paraId="3DB03A9E" w14:textId="77777777" w:rsidR="002C0AF8" w:rsidRPr="008A7FB4" w:rsidRDefault="003E36B0">
      <w:pPr>
        <w:pStyle w:val="BodyText"/>
        <w:spacing w:before="132" w:line="386" w:lineRule="auto"/>
        <w:ind w:left="545" w:right="125" w:hanging="429"/>
        <w:jc w:val="both"/>
        <w:rPr>
          <w:lang w:val="en-US"/>
        </w:rPr>
      </w:pPr>
      <w:bookmarkStart w:id="223" w:name="_bookmark87"/>
      <w:bookmarkEnd w:id="223"/>
      <w:r w:rsidRPr="008A7FB4">
        <w:rPr>
          <w:w w:val="95"/>
          <w:lang w:val="en-US"/>
        </w:rPr>
        <w:t xml:space="preserve">Liu, Philip T., Steffen Stenger, </w:t>
      </w:r>
      <w:proofErr w:type="spellStart"/>
      <w:r w:rsidRPr="008A7FB4">
        <w:rPr>
          <w:w w:val="95"/>
          <w:lang w:val="en-US"/>
        </w:rPr>
        <w:t>Huiying</w:t>
      </w:r>
      <w:proofErr w:type="spellEnd"/>
      <w:r w:rsidRPr="008A7FB4">
        <w:rPr>
          <w:w w:val="95"/>
          <w:lang w:val="en-US"/>
        </w:rPr>
        <w:t xml:space="preserve"> Li, Linda Wenzel, Belinda H. Tan, Stephan R. </w:t>
      </w:r>
      <w:proofErr w:type="spellStart"/>
      <w:r w:rsidRPr="008A7FB4">
        <w:rPr>
          <w:w w:val="95"/>
          <w:lang w:val="en-US"/>
        </w:rPr>
        <w:t>Krutzik</w:t>
      </w:r>
      <w:proofErr w:type="spellEnd"/>
      <w:r w:rsidRPr="008A7FB4">
        <w:rPr>
          <w:w w:val="95"/>
          <w:lang w:val="en-US"/>
        </w:rPr>
        <w:t>, Maria</w:t>
      </w:r>
      <w:r w:rsidRPr="008A7FB4">
        <w:rPr>
          <w:spacing w:val="1"/>
          <w:w w:val="95"/>
          <w:lang w:val="en-US"/>
        </w:rPr>
        <w:t xml:space="preserve"> </w:t>
      </w:r>
      <w:r w:rsidRPr="008A7FB4">
        <w:rPr>
          <w:lang w:val="en-US"/>
        </w:rPr>
        <w:t>Teresa Ochoa et al. 2006. “Toll-Like Receptor Triggering of a Vitamin D-Mediated Human</w:t>
      </w:r>
      <w:r w:rsidRPr="008A7FB4">
        <w:rPr>
          <w:spacing w:val="1"/>
          <w:lang w:val="en-US"/>
        </w:rPr>
        <w:t xml:space="preserve"> </w:t>
      </w:r>
      <w:r w:rsidRPr="008A7FB4">
        <w:rPr>
          <w:w w:val="95"/>
          <w:lang w:val="en-US"/>
        </w:rPr>
        <w:t xml:space="preserve">Antimicrobial Response”. </w:t>
      </w:r>
      <w:r w:rsidRPr="008A7FB4">
        <w:rPr>
          <w:i/>
          <w:w w:val="95"/>
          <w:lang w:val="en-US"/>
        </w:rPr>
        <w:t xml:space="preserve">Science </w:t>
      </w:r>
      <w:r w:rsidRPr="008A7FB4">
        <w:rPr>
          <w:w w:val="95"/>
          <w:lang w:val="en-US"/>
        </w:rPr>
        <w:t>311 (5768</w:t>
      </w:r>
      <w:proofErr w:type="gramStart"/>
      <w:r w:rsidRPr="008A7FB4">
        <w:rPr>
          <w:w w:val="95"/>
          <w:lang w:val="en-US"/>
        </w:rPr>
        <w:t>) :</w:t>
      </w:r>
      <w:proofErr w:type="gramEnd"/>
      <w:r w:rsidRPr="008A7FB4">
        <w:rPr>
          <w:w w:val="95"/>
          <w:lang w:val="en-US"/>
        </w:rPr>
        <w:t xml:space="preserve"> 1770-1773. </w:t>
      </w:r>
      <w:proofErr w:type="gramStart"/>
      <w:r w:rsidRPr="008A7FB4">
        <w:rPr>
          <w:w w:val="95"/>
          <w:lang w:val="en-US"/>
        </w:rPr>
        <w:t>ISSN :</w:t>
      </w:r>
      <w:proofErr w:type="gramEnd"/>
      <w:r w:rsidRPr="008A7FB4">
        <w:rPr>
          <w:w w:val="95"/>
          <w:lang w:val="en-US"/>
        </w:rPr>
        <w:t xml:space="preserve"> 0036-8075. </w:t>
      </w:r>
      <w:r>
        <w:fldChar w:fldCharType="begin"/>
      </w:r>
      <w:r w:rsidRPr="00AC48D4">
        <w:rPr>
          <w:lang w:val="en-US"/>
          <w:rPrChange w:id="224" w:author="Jean Pascal De Bandt" w:date="2023-01-11T17:59:00Z">
            <w:rPr/>
          </w:rPrChange>
        </w:rPr>
        <w:instrText>HYPERLINK "https://doi.org/10.1126/science.1123933"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225" w:author="Jean Pascal De Bandt" w:date="2023-01-11T17:59:00Z">
            <w:rPr/>
          </w:rPrChange>
        </w:rPr>
        <w:instrText>HYPERLINK "https://doi.org/10.1126/science.1123933" \h</w:instrText>
      </w:r>
      <w:r>
        <w:fldChar w:fldCharType="separate"/>
      </w:r>
      <w:r w:rsidRPr="008A7FB4">
        <w:rPr>
          <w:lang w:val="en-US"/>
        </w:rPr>
        <w:t>1126/science.1123933</w:t>
      </w:r>
      <w:r>
        <w:rPr>
          <w:lang w:val="en-US"/>
        </w:rPr>
        <w:fldChar w:fldCharType="end"/>
      </w:r>
      <w:r w:rsidRPr="008A7FB4">
        <w:rPr>
          <w:lang w:val="en-US"/>
        </w:rPr>
        <w:t>.</w:t>
      </w:r>
    </w:p>
    <w:p w14:paraId="2CC5A24E" w14:textId="77777777" w:rsidR="002C0AF8" w:rsidRPr="008A7FB4" w:rsidRDefault="003E36B0">
      <w:pPr>
        <w:pStyle w:val="BodyText"/>
        <w:spacing w:before="132" w:line="386" w:lineRule="auto"/>
        <w:ind w:left="553" w:right="165" w:hanging="437"/>
        <w:jc w:val="both"/>
        <w:rPr>
          <w:lang w:val="en-US"/>
        </w:rPr>
      </w:pPr>
      <w:bookmarkStart w:id="226" w:name="_bookmark88"/>
      <w:bookmarkEnd w:id="226"/>
      <w:r w:rsidRPr="008A7FB4">
        <w:rPr>
          <w:lang w:val="en-US"/>
        </w:rPr>
        <w:t>Marcinowska-Suchowierska,</w:t>
      </w:r>
      <w:r w:rsidRPr="008A7FB4">
        <w:rPr>
          <w:spacing w:val="1"/>
          <w:lang w:val="en-US"/>
        </w:rPr>
        <w:t xml:space="preserve"> </w:t>
      </w:r>
      <w:proofErr w:type="spellStart"/>
      <w:r w:rsidRPr="008A7FB4">
        <w:rPr>
          <w:lang w:val="en-US"/>
        </w:rPr>
        <w:t>Ewa</w:t>
      </w:r>
      <w:proofErr w:type="spellEnd"/>
      <w:r w:rsidRPr="008A7FB4">
        <w:rPr>
          <w:lang w:val="en-US"/>
        </w:rPr>
        <w:t>,</w:t>
      </w:r>
      <w:r w:rsidRPr="008A7FB4">
        <w:rPr>
          <w:spacing w:val="1"/>
          <w:lang w:val="en-US"/>
        </w:rPr>
        <w:t xml:space="preserve"> </w:t>
      </w:r>
      <w:proofErr w:type="spellStart"/>
      <w:r w:rsidRPr="008A7FB4">
        <w:rPr>
          <w:lang w:val="en-US"/>
        </w:rPr>
        <w:t>Małgorzata</w:t>
      </w:r>
      <w:proofErr w:type="spellEnd"/>
      <w:r w:rsidRPr="008A7FB4">
        <w:rPr>
          <w:spacing w:val="1"/>
          <w:lang w:val="en-US"/>
        </w:rPr>
        <w:t xml:space="preserve"> </w:t>
      </w:r>
      <w:proofErr w:type="spellStart"/>
      <w:r w:rsidRPr="008A7FB4">
        <w:rPr>
          <w:lang w:val="en-US"/>
        </w:rPr>
        <w:t>Kupisz-Urbańska</w:t>
      </w:r>
      <w:proofErr w:type="spellEnd"/>
      <w:r w:rsidRPr="008A7FB4">
        <w:rPr>
          <w:lang w:val="en-US"/>
        </w:rPr>
        <w:t>,</w:t>
      </w:r>
      <w:r w:rsidRPr="008A7FB4">
        <w:rPr>
          <w:spacing w:val="1"/>
          <w:lang w:val="en-US"/>
        </w:rPr>
        <w:t xml:space="preserve"> </w:t>
      </w:r>
      <w:r w:rsidRPr="008A7FB4">
        <w:rPr>
          <w:lang w:val="en-US"/>
        </w:rPr>
        <w:t>Jacek</w:t>
      </w:r>
      <w:r w:rsidRPr="008A7FB4">
        <w:rPr>
          <w:spacing w:val="1"/>
          <w:lang w:val="en-US"/>
        </w:rPr>
        <w:t xml:space="preserve"> </w:t>
      </w:r>
      <w:proofErr w:type="spellStart"/>
      <w:r w:rsidRPr="008A7FB4">
        <w:rPr>
          <w:lang w:val="en-US"/>
        </w:rPr>
        <w:t>Łukaszkiewicz</w:t>
      </w:r>
      <w:proofErr w:type="spellEnd"/>
      <w:r w:rsidRPr="008A7FB4">
        <w:rPr>
          <w:lang w:val="en-US"/>
        </w:rPr>
        <w:t>,</w:t>
      </w:r>
      <w:r w:rsidRPr="008A7FB4">
        <w:rPr>
          <w:spacing w:val="1"/>
          <w:lang w:val="en-US"/>
        </w:rPr>
        <w:t xml:space="preserve"> </w:t>
      </w:r>
      <w:proofErr w:type="spellStart"/>
      <w:r w:rsidRPr="008A7FB4">
        <w:rPr>
          <w:lang w:val="en-US"/>
        </w:rPr>
        <w:t>Paweł</w:t>
      </w:r>
      <w:proofErr w:type="spellEnd"/>
      <w:r w:rsidRPr="008A7FB4">
        <w:rPr>
          <w:spacing w:val="-52"/>
          <w:lang w:val="en-US"/>
        </w:rPr>
        <w:t xml:space="preserve"> </w:t>
      </w:r>
      <w:proofErr w:type="spellStart"/>
      <w:r w:rsidRPr="008A7FB4">
        <w:rPr>
          <w:spacing w:val="-1"/>
          <w:lang w:val="en-US"/>
        </w:rPr>
        <w:t>Płudowski</w:t>
      </w:r>
      <w:proofErr w:type="spellEnd"/>
      <w:r w:rsidRPr="008A7FB4">
        <w:rPr>
          <w:spacing w:val="-13"/>
          <w:lang w:val="en-US"/>
        </w:rPr>
        <w:t xml:space="preserve"> </w:t>
      </w:r>
      <w:r w:rsidRPr="008A7FB4">
        <w:rPr>
          <w:spacing w:val="-1"/>
          <w:lang w:val="en-US"/>
        </w:rPr>
        <w:t>et</w:t>
      </w:r>
      <w:r w:rsidRPr="008A7FB4">
        <w:rPr>
          <w:spacing w:val="-13"/>
          <w:lang w:val="en-US"/>
        </w:rPr>
        <w:t xml:space="preserve"> </w:t>
      </w:r>
      <w:r w:rsidRPr="008A7FB4">
        <w:rPr>
          <w:spacing w:val="-1"/>
          <w:lang w:val="en-US"/>
        </w:rPr>
        <w:t>Glenville</w:t>
      </w:r>
      <w:r w:rsidRPr="008A7FB4">
        <w:rPr>
          <w:spacing w:val="-13"/>
          <w:lang w:val="en-US"/>
        </w:rPr>
        <w:t xml:space="preserve"> </w:t>
      </w:r>
      <w:r w:rsidRPr="008A7FB4">
        <w:rPr>
          <w:spacing w:val="-1"/>
          <w:lang w:val="en-US"/>
        </w:rPr>
        <w:t>Jones.</w:t>
      </w:r>
      <w:r w:rsidRPr="008A7FB4">
        <w:rPr>
          <w:spacing w:val="-12"/>
          <w:lang w:val="en-US"/>
        </w:rPr>
        <w:t xml:space="preserve"> </w:t>
      </w:r>
      <w:r w:rsidRPr="008A7FB4">
        <w:rPr>
          <w:spacing w:val="-1"/>
          <w:lang w:val="en-US"/>
        </w:rPr>
        <w:t>2018.</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3"/>
          <w:lang w:val="en-US"/>
        </w:rPr>
        <w:t xml:space="preserve"> </w:t>
      </w:r>
      <w:r w:rsidRPr="008A7FB4">
        <w:rPr>
          <w:lang w:val="en-US"/>
        </w:rPr>
        <w:t>Toxicity–A</w:t>
      </w:r>
      <w:r w:rsidRPr="008A7FB4">
        <w:rPr>
          <w:spacing w:val="-12"/>
          <w:lang w:val="en-US"/>
        </w:rPr>
        <w:t xml:space="preserve"> </w:t>
      </w:r>
      <w:r w:rsidRPr="008A7FB4">
        <w:rPr>
          <w:lang w:val="en-US"/>
        </w:rPr>
        <w:t>Clinical</w:t>
      </w:r>
      <w:r w:rsidRPr="008A7FB4">
        <w:rPr>
          <w:spacing w:val="-13"/>
          <w:lang w:val="en-US"/>
        </w:rPr>
        <w:t xml:space="preserve"> </w:t>
      </w:r>
      <w:r w:rsidRPr="008A7FB4">
        <w:rPr>
          <w:lang w:val="en-US"/>
        </w:rPr>
        <w:t>Perspective”.</w:t>
      </w:r>
      <w:r w:rsidRPr="008A7FB4">
        <w:rPr>
          <w:spacing w:val="-12"/>
          <w:lang w:val="en-US"/>
        </w:rPr>
        <w:t xml:space="preserve"> </w:t>
      </w:r>
      <w:r w:rsidRPr="008A7FB4">
        <w:rPr>
          <w:i/>
          <w:lang w:val="en-US"/>
        </w:rPr>
        <w:t>Frontiers</w:t>
      </w:r>
      <w:r w:rsidRPr="008A7FB4">
        <w:rPr>
          <w:i/>
          <w:spacing w:val="-13"/>
          <w:lang w:val="en-US"/>
        </w:rPr>
        <w:t xml:space="preserve"> </w:t>
      </w:r>
      <w:r w:rsidRPr="008A7FB4">
        <w:rPr>
          <w:i/>
          <w:lang w:val="en-US"/>
        </w:rPr>
        <w:t>in</w:t>
      </w:r>
      <w:r w:rsidRPr="008A7FB4">
        <w:rPr>
          <w:i/>
          <w:spacing w:val="-52"/>
          <w:lang w:val="en-US"/>
        </w:rPr>
        <w:t xml:space="preserve"> </w:t>
      </w:r>
      <w:r w:rsidRPr="008A7FB4">
        <w:rPr>
          <w:i/>
          <w:lang w:val="en-US"/>
        </w:rPr>
        <w:t>Endocrinology</w:t>
      </w:r>
      <w:r w:rsidRPr="008A7FB4">
        <w:rPr>
          <w:i/>
          <w:spacing w:val="-9"/>
          <w:lang w:val="en-US"/>
        </w:rPr>
        <w:t xml:space="preserve"> </w:t>
      </w:r>
      <w:proofErr w:type="gramStart"/>
      <w:r w:rsidRPr="008A7FB4">
        <w:rPr>
          <w:lang w:val="en-US"/>
        </w:rPr>
        <w:t>9</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550.</w:t>
      </w:r>
      <w:r w:rsidRPr="008A7FB4">
        <w:rPr>
          <w:spacing w:val="-9"/>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9"/>
          <w:lang w:val="en-US"/>
        </w:rPr>
        <w:t xml:space="preserve"> </w:t>
      </w:r>
      <w:r w:rsidRPr="008A7FB4">
        <w:rPr>
          <w:lang w:val="en-US"/>
        </w:rPr>
        <w:t>1664-2392.</w:t>
      </w:r>
      <w:r w:rsidRPr="008A7FB4">
        <w:rPr>
          <w:spacing w:val="-9"/>
          <w:lang w:val="en-US"/>
        </w:rPr>
        <w:t xml:space="preserve"> </w:t>
      </w:r>
      <w:r>
        <w:fldChar w:fldCharType="begin"/>
      </w:r>
      <w:r w:rsidRPr="00AC48D4">
        <w:rPr>
          <w:lang w:val="en-US"/>
          <w:rPrChange w:id="227" w:author="Jean Pascal De Bandt" w:date="2023-01-11T17:59:00Z">
            <w:rPr/>
          </w:rPrChange>
        </w:rPr>
        <w:instrText>HYPERLINK "https://doi.org/10.3389/fendo.2018.00550" \h</w:instrText>
      </w:r>
      <w:r>
        <w:fldChar w:fldCharType="separate"/>
      </w:r>
      <w:r w:rsidRPr="008A7FB4">
        <w:rPr>
          <w:lang w:val="en-US"/>
        </w:rPr>
        <w:t>https://doi.org/10.3389/fendo.2018.00550</w:t>
      </w:r>
      <w:r>
        <w:rPr>
          <w:lang w:val="en-US"/>
        </w:rPr>
        <w:fldChar w:fldCharType="end"/>
      </w:r>
      <w:r w:rsidRPr="008A7FB4">
        <w:rPr>
          <w:lang w:val="en-US"/>
        </w:rPr>
        <w:t>.</w:t>
      </w:r>
    </w:p>
    <w:p w14:paraId="34F05B2F" w14:textId="77777777" w:rsidR="002C0AF8" w:rsidRDefault="003E36B0">
      <w:pPr>
        <w:pStyle w:val="BodyText"/>
        <w:spacing w:before="133"/>
        <w:ind w:left="117"/>
        <w:jc w:val="both"/>
        <w:rPr>
          <w:i/>
        </w:rPr>
      </w:pPr>
      <w:bookmarkStart w:id="228" w:name="_bookmark89"/>
      <w:bookmarkEnd w:id="228"/>
      <w:proofErr w:type="spellStart"/>
      <w:r w:rsidRPr="008A7FB4">
        <w:rPr>
          <w:w w:val="95"/>
          <w:lang w:val="en-US"/>
        </w:rPr>
        <w:t>Mavrotas</w:t>
      </w:r>
      <w:proofErr w:type="spellEnd"/>
      <w:r w:rsidRPr="008A7FB4">
        <w:rPr>
          <w:w w:val="95"/>
          <w:lang w:val="en-US"/>
        </w:rPr>
        <w:t>,</w:t>
      </w:r>
      <w:r w:rsidRPr="008A7FB4">
        <w:rPr>
          <w:spacing w:val="19"/>
          <w:w w:val="95"/>
          <w:lang w:val="en-US"/>
        </w:rPr>
        <w:t xml:space="preserve"> </w:t>
      </w:r>
      <w:r w:rsidRPr="008A7FB4">
        <w:rPr>
          <w:w w:val="95"/>
          <w:lang w:val="en-US"/>
        </w:rPr>
        <w:t>Jason.</w:t>
      </w:r>
      <w:r w:rsidRPr="008A7FB4">
        <w:rPr>
          <w:spacing w:val="20"/>
          <w:w w:val="95"/>
          <w:lang w:val="en-US"/>
        </w:rPr>
        <w:t xml:space="preserve"> </w:t>
      </w:r>
      <w:r w:rsidRPr="008A7FB4">
        <w:rPr>
          <w:w w:val="95"/>
          <w:lang w:val="en-US"/>
        </w:rPr>
        <w:t>2021.</w:t>
      </w:r>
      <w:r w:rsidRPr="008A7FB4">
        <w:rPr>
          <w:spacing w:val="19"/>
          <w:w w:val="95"/>
          <w:lang w:val="en-US"/>
        </w:rPr>
        <w:t xml:space="preserve"> </w:t>
      </w:r>
      <w:r w:rsidRPr="008A7FB4">
        <w:rPr>
          <w:w w:val="95"/>
          <w:lang w:val="en-US"/>
        </w:rPr>
        <w:t>“1153</w:t>
      </w:r>
      <w:r w:rsidRPr="008A7FB4">
        <w:rPr>
          <w:spacing w:val="20"/>
          <w:w w:val="95"/>
          <w:lang w:val="en-US"/>
        </w:rPr>
        <w:t xml:space="preserve"> </w:t>
      </w:r>
      <w:proofErr w:type="gramStart"/>
      <w:r w:rsidRPr="008A7FB4">
        <w:rPr>
          <w:w w:val="95"/>
          <w:lang w:val="en-US"/>
        </w:rPr>
        <w:t>Rickets</w:t>
      </w:r>
      <w:r w:rsidRPr="008A7FB4">
        <w:rPr>
          <w:spacing w:val="19"/>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100</w:t>
      </w:r>
      <w:r w:rsidRPr="008A7FB4">
        <w:rPr>
          <w:spacing w:val="19"/>
          <w:w w:val="95"/>
          <w:lang w:val="en-US"/>
        </w:rPr>
        <w:t xml:space="preserve"> </w:t>
      </w:r>
      <w:r w:rsidRPr="008A7FB4">
        <w:rPr>
          <w:w w:val="95"/>
          <w:lang w:val="en-US"/>
        </w:rPr>
        <w:t>years</w:t>
      </w:r>
      <w:r w:rsidRPr="008A7FB4">
        <w:rPr>
          <w:spacing w:val="20"/>
          <w:w w:val="95"/>
          <w:lang w:val="en-US"/>
        </w:rPr>
        <w:t xml:space="preserve"> </w:t>
      </w:r>
      <w:r w:rsidRPr="008A7FB4">
        <w:rPr>
          <w:w w:val="95"/>
          <w:lang w:val="en-US"/>
        </w:rPr>
        <w:t>on</w:t>
      </w:r>
      <w:r w:rsidRPr="008A7FB4">
        <w:rPr>
          <w:spacing w:val="19"/>
          <w:w w:val="95"/>
          <w:lang w:val="en-US"/>
        </w:rPr>
        <w:t xml:space="preserve"> </w:t>
      </w:r>
      <w:r w:rsidRPr="008A7FB4">
        <w:rPr>
          <w:w w:val="95"/>
          <w:lang w:val="en-US"/>
        </w:rPr>
        <w:t>from</w:t>
      </w:r>
      <w:r w:rsidRPr="008A7FB4">
        <w:rPr>
          <w:spacing w:val="20"/>
          <w:w w:val="95"/>
          <w:lang w:val="en-US"/>
        </w:rPr>
        <w:t xml:space="preserve"> </w:t>
      </w:r>
      <w:proofErr w:type="spellStart"/>
      <w:r w:rsidRPr="008A7FB4">
        <w:rPr>
          <w:w w:val="95"/>
          <w:lang w:val="en-US"/>
        </w:rPr>
        <w:t>Mellanby’s</w:t>
      </w:r>
      <w:proofErr w:type="spellEnd"/>
      <w:r w:rsidRPr="008A7FB4">
        <w:rPr>
          <w:spacing w:val="18"/>
          <w:w w:val="95"/>
          <w:lang w:val="en-US"/>
        </w:rPr>
        <w:t xml:space="preserve"> </w:t>
      </w:r>
      <w:r w:rsidRPr="008A7FB4">
        <w:rPr>
          <w:w w:val="95"/>
          <w:lang w:val="en-US"/>
        </w:rPr>
        <w:t>‘accessory</w:t>
      </w:r>
      <w:r w:rsidRPr="008A7FB4">
        <w:rPr>
          <w:spacing w:val="20"/>
          <w:w w:val="95"/>
          <w:lang w:val="en-US"/>
        </w:rPr>
        <w:t xml:space="preserve"> </w:t>
      </w:r>
      <w:r w:rsidRPr="008A7FB4">
        <w:rPr>
          <w:w w:val="95"/>
          <w:lang w:val="en-US"/>
        </w:rPr>
        <w:t>factor’”.</w:t>
      </w:r>
      <w:r w:rsidRPr="008A7FB4">
        <w:rPr>
          <w:spacing w:val="21"/>
          <w:w w:val="95"/>
          <w:lang w:val="en-US"/>
        </w:rPr>
        <w:t xml:space="preserve"> </w:t>
      </w:r>
      <w:r>
        <w:rPr>
          <w:i/>
          <w:w w:val="95"/>
        </w:rPr>
        <w:t>Abstracts,</w:t>
      </w:r>
    </w:p>
    <w:p w14:paraId="03E6F38B" w14:textId="77777777" w:rsidR="002C0AF8" w:rsidRDefault="003E36B0">
      <w:pPr>
        <w:pStyle w:val="BodyText"/>
        <w:spacing w:before="154"/>
        <w:ind w:left="545"/>
      </w:pPr>
      <w:r>
        <w:rPr>
          <w:w w:val="95"/>
        </w:rPr>
        <w:t>A250.2-A251.</w:t>
      </w:r>
      <w:r>
        <w:rPr>
          <w:spacing w:val="63"/>
        </w:rPr>
        <w:t xml:space="preserve">  </w:t>
      </w:r>
      <w:hyperlink r:id="rId32">
        <w:r>
          <w:rPr>
            <w:w w:val="95"/>
          </w:rPr>
          <w:t>https://doi.org/10.1136/archdischild-2021-rcpch.435</w:t>
        </w:r>
      </w:hyperlink>
      <w:r>
        <w:rPr>
          <w:w w:val="95"/>
        </w:rPr>
        <w:t>.</w:t>
      </w:r>
    </w:p>
    <w:p w14:paraId="4E19CA53" w14:textId="77777777" w:rsidR="002C0AF8" w:rsidRDefault="002C0AF8">
      <w:pPr>
        <w:pStyle w:val="BodyText"/>
        <w:spacing w:before="1"/>
        <w:rPr>
          <w:sz w:val="25"/>
        </w:rPr>
      </w:pPr>
    </w:p>
    <w:p w14:paraId="4E73C026" w14:textId="77777777" w:rsidR="002C0AF8" w:rsidRPr="008A7FB4" w:rsidRDefault="003E36B0">
      <w:pPr>
        <w:pStyle w:val="BodyText"/>
        <w:spacing w:line="386" w:lineRule="auto"/>
        <w:ind w:left="553" w:right="125" w:hanging="437"/>
        <w:jc w:val="both"/>
        <w:rPr>
          <w:lang w:val="en-US"/>
        </w:rPr>
      </w:pPr>
      <w:bookmarkStart w:id="229" w:name="_bookmark90"/>
      <w:bookmarkEnd w:id="229"/>
      <w:proofErr w:type="spellStart"/>
      <w:r>
        <w:t>Meza-Meza</w:t>
      </w:r>
      <w:proofErr w:type="spellEnd"/>
      <w:r>
        <w:t xml:space="preserve">, </w:t>
      </w:r>
      <w:proofErr w:type="spellStart"/>
      <w:r>
        <w:t>Mónica</w:t>
      </w:r>
      <w:proofErr w:type="spellEnd"/>
      <w:r>
        <w:t xml:space="preserve"> R., Adolfo I. Ruiz-Ballesteros et </w:t>
      </w:r>
      <w:proofErr w:type="spellStart"/>
      <w:r>
        <w:t>Ulises</w:t>
      </w:r>
      <w:proofErr w:type="spellEnd"/>
      <w:r>
        <w:t xml:space="preserve"> de la Cruz-Mosso. </w:t>
      </w:r>
      <w:r w:rsidRPr="008A7FB4">
        <w:rPr>
          <w:lang w:val="en-US"/>
        </w:rPr>
        <w:t>2020. “Functional</w:t>
      </w:r>
      <w:r w:rsidRPr="008A7FB4">
        <w:rPr>
          <w:spacing w:val="1"/>
          <w:lang w:val="en-US"/>
        </w:rPr>
        <w:t xml:space="preserve"> </w:t>
      </w:r>
      <w:r w:rsidRPr="008A7FB4">
        <w:rPr>
          <w:lang w:val="en-US"/>
        </w:rPr>
        <w:t xml:space="preserve">effects of vitamin </w:t>
      </w:r>
      <w:proofErr w:type="gramStart"/>
      <w:r w:rsidRPr="008A7FB4">
        <w:rPr>
          <w:lang w:val="en-US"/>
        </w:rPr>
        <w:t>D :</w:t>
      </w:r>
      <w:proofErr w:type="gramEnd"/>
      <w:r w:rsidRPr="008A7FB4">
        <w:rPr>
          <w:lang w:val="en-US"/>
        </w:rPr>
        <w:t xml:space="preserve"> From nutrient to immunomodulator”. </w:t>
      </w:r>
      <w:r w:rsidRPr="008A7FB4">
        <w:rPr>
          <w:i/>
          <w:lang w:val="en-US"/>
        </w:rPr>
        <w:t>Critical Reviews in Food Science</w:t>
      </w:r>
      <w:r w:rsidRPr="008A7FB4">
        <w:rPr>
          <w:i/>
          <w:spacing w:val="1"/>
          <w:lang w:val="en-US"/>
        </w:rPr>
        <w:t xml:space="preserve"> </w:t>
      </w:r>
      <w:r w:rsidRPr="008A7FB4">
        <w:rPr>
          <w:i/>
          <w:w w:val="95"/>
          <w:lang w:val="en-US"/>
        </w:rPr>
        <w:t>and</w:t>
      </w:r>
      <w:r w:rsidRPr="008A7FB4">
        <w:rPr>
          <w:i/>
          <w:spacing w:val="10"/>
          <w:w w:val="95"/>
          <w:lang w:val="en-US"/>
        </w:rPr>
        <w:t xml:space="preserve"> </w:t>
      </w:r>
      <w:r w:rsidRPr="008A7FB4">
        <w:rPr>
          <w:i/>
          <w:w w:val="95"/>
          <w:lang w:val="en-US"/>
        </w:rPr>
        <w:t>Nutrition</w:t>
      </w:r>
      <w:r w:rsidRPr="008A7FB4">
        <w:rPr>
          <w:i/>
          <w:spacing w:val="11"/>
          <w:w w:val="95"/>
          <w:lang w:val="en-US"/>
        </w:rPr>
        <w:t xml:space="preserve"> </w:t>
      </w:r>
      <w:r w:rsidRPr="008A7FB4">
        <w:rPr>
          <w:w w:val="95"/>
          <w:lang w:val="en-US"/>
        </w:rPr>
        <w:t>62</w:t>
      </w:r>
      <w:r w:rsidRPr="008A7FB4">
        <w:rPr>
          <w:spacing w:val="11"/>
          <w:w w:val="95"/>
          <w:lang w:val="en-US"/>
        </w:rPr>
        <w:t xml:space="preserve"> </w:t>
      </w:r>
      <w:r w:rsidRPr="008A7FB4">
        <w:rPr>
          <w:w w:val="95"/>
          <w:lang w:val="en-US"/>
        </w:rPr>
        <w:t>(11</w:t>
      </w:r>
      <w:proofErr w:type="gramStart"/>
      <w:r w:rsidRPr="008A7FB4">
        <w:rPr>
          <w:w w:val="95"/>
          <w:lang w:val="en-US"/>
        </w:rPr>
        <w:t>)</w:t>
      </w:r>
      <w:r w:rsidRPr="008A7FB4">
        <w:rPr>
          <w:spacing w:val="10"/>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1-21.</w:t>
      </w:r>
      <w:r w:rsidRPr="008A7FB4">
        <w:rPr>
          <w:spacing w:val="10"/>
          <w:w w:val="95"/>
          <w:lang w:val="en-US"/>
        </w:rPr>
        <w:t xml:space="preserve"> </w:t>
      </w:r>
      <w:proofErr w:type="gramStart"/>
      <w:r w:rsidRPr="008A7FB4">
        <w:rPr>
          <w:w w:val="95"/>
          <w:lang w:val="en-US"/>
        </w:rPr>
        <w:t>ISSN</w:t>
      </w:r>
      <w:r w:rsidRPr="008A7FB4">
        <w:rPr>
          <w:spacing w:val="11"/>
          <w:w w:val="95"/>
          <w:lang w:val="en-US"/>
        </w:rPr>
        <w:t xml:space="preserve"> </w:t>
      </w:r>
      <w:r w:rsidRPr="008A7FB4">
        <w:rPr>
          <w:w w:val="95"/>
          <w:lang w:val="en-US"/>
        </w:rPr>
        <w:t>:</w:t>
      </w:r>
      <w:proofErr w:type="gramEnd"/>
      <w:r w:rsidRPr="008A7FB4">
        <w:rPr>
          <w:spacing w:val="12"/>
          <w:w w:val="95"/>
          <w:lang w:val="en-US"/>
        </w:rPr>
        <w:t xml:space="preserve"> </w:t>
      </w:r>
      <w:r w:rsidRPr="008A7FB4">
        <w:rPr>
          <w:w w:val="95"/>
          <w:lang w:val="en-US"/>
        </w:rPr>
        <w:t>1040-8398.</w:t>
      </w:r>
      <w:r w:rsidRPr="008A7FB4">
        <w:rPr>
          <w:spacing w:val="12"/>
          <w:w w:val="95"/>
          <w:lang w:val="en-US"/>
        </w:rPr>
        <w:t xml:space="preserve"> </w:t>
      </w:r>
      <w:r>
        <w:fldChar w:fldCharType="begin"/>
      </w:r>
      <w:r w:rsidRPr="00AC48D4">
        <w:rPr>
          <w:lang w:val="en-US"/>
          <w:rPrChange w:id="230" w:author="Jean Pascal De Bandt" w:date="2023-01-11T17:59:00Z">
            <w:rPr/>
          </w:rPrChange>
        </w:rPr>
        <w:instrText>HYPERLINK "https://doi.org/10.1080/10408398.2020.1862753" \h</w:instrText>
      </w:r>
      <w:r>
        <w:fldChar w:fldCharType="separate"/>
      </w:r>
      <w:r w:rsidRPr="008A7FB4">
        <w:rPr>
          <w:w w:val="95"/>
          <w:lang w:val="en-US"/>
        </w:rPr>
        <w:t>https://doi.org/10.1080/10408398.2020.1862753</w:t>
      </w:r>
      <w:r>
        <w:rPr>
          <w:w w:val="95"/>
          <w:lang w:val="en-US"/>
        </w:rPr>
        <w:fldChar w:fldCharType="end"/>
      </w:r>
      <w:r w:rsidRPr="008A7FB4">
        <w:rPr>
          <w:w w:val="95"/>
          <w:lang w:val="en-US"/>
        </w:rPr>
        <w:t>.</w:t>
      </w:r>
    </w:p>
    <w:p w14:paraId="499F3E28" w14:textId="77777777" w:rsidR="002C0AF8" w:rsidRPr="008A7FB4" w:rsidRDefault="003E36B0">
      <w:pPr>
        <w:pStyle w:val="BodyText"/>
        <w:spacing w:before="133" w:line="386" w:lineRule="auto"/>
        <w:ind w:left="548" w:right="127" w:hanging="431"/>
        <w:jc w:val="both"/>
        <w:rPr>
          <w:lang w:val="en-US"/>
        </w:rPr>
      </w:pPr>
      <w:bookmarkStart w:id="231" w:name="_bookmark91"/>
      <w:bookmarkEnd w:id="231"/>
      <w:r w:rsidRPr="008A7FB4">
        <w:rPr>
          <w:lang w:val="en-US"/>
        </w:rPr>
        <w:t xml:space="preserve">Norman, Anthony W. 2008. “From vitamin D to hormone </w:t>
      </w:r>
      <w:proofErr w:type="gramStart"/>
      <w:r w:rsidRPr="008A7FB4">
        <w:rPr>
          <w:lang w:val="en-US"/>
        </w:rPr>
        <w:t>D :</w:t>
      </w:r>
      <w:proofErr w:type="gramEnd"/>
      <w:r w:rsidRPr="008A7FB4">
        <w:rPr>
          <w:lang w:val="en-US"/>
        </w:rPr>
        <w:t xml:space="preserve"> fundamentals of the vitamin D </w:t>
      </w:r>
      <w:proofErr w:type="spellStart"/>
      <w:r w:rsidRPr="008A7FB4">
        <w:rPr>
          <w:lang w:val="en-US"/>
        </w:rPr>
        <w:t>en</w:t>
      </w:r>
      <w:proofErr w:type="spellEnd"/>
      <w:r w:rsidRPr="008A7FB4">
        <w:rPr>
          <w:lang w:val="en-US"/>
        </w:rPr>
        <w:t>-</w:t>
      </w:r>
      <w:r w:rsidRPr="008A7FB4">
        <w:rPr>
          <w:spacing w:val="1"/>
          <w:lang w:val="en-US"/>
        </w:rPr>
        <w:t xml:space="preserve"> </w:t>
      </w:r>
      <w:proofErr w:type="spellStart"/>
      <w:r w:rsidRPr="008A7FB4">
        <w:rPr>
          <w:lang w:val="en-US"/>
        </w:rPr>
        <w:t>docrine</w:t>
      </w:r>
      <w:proofErr w:type="spellEnd"/>
      <w:r w:rsidRPr="008A7FB4">
        <w:rPr>
          <w:lang w:val="en-US"/>
        </w:rPr>
        <w:t xml:space="preserve"> system essential for good health”. </w:t>
      </w:r>
      <w:r w:rsidRPr="008A7FB4">
        <w:rPr>
          <w:i/>
          <w:lang w:val="en-US"/>
        </w:rPr>
        <w:t xml:space="preserve">The American Journal of Clinical Nutrition </w:t>
      </w:r>
      <w:r w:rsidRPr="008A7FB4">
        <w:rPr>
          <w:lang w:val="en-US"/>
        </w:rPr>
        <w:t>88 (2</w:t>
      </w:r>
      <w:proofErr w:type="gramStart"/>
      <w:r w:rsidRPr="008A7FB4">
        <w:rPr>
          <w:lang w:val="en-US"/>
        </w:rPr>
        <w:t>) :</w:t>
      </w:r>
      <w:proofErr w:type="gramEnd"/>
      <w:r w:rsidRPr="008A7FB4">
        <w:rPr>
          <w:spacing w:val="-52"/>
          <w:lang w:val="en-US"/>
        </w:rPr>
        <w:t xml:space="preserve"> </w:t>
      </w:r>
      <w:r w:rsidRPr="008A7FB4">
        <w:rPr>
          <w:lang w:val="en-US"/>
        </w:rPr>
        <w:t>491S-499S.</w:t>
      </w:r>
      <w:r w:rsidRPr="008A7FB4">
        <w:rPr>
          <w:spacing w:val="-5"/>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5"/>
          <w:lang w:val="en-US"/>
        </w:rPr>
        <w:t xml:space="preserve"> </w:t>
      </w:r>
      <w:r w:rsidRPr="008A7FB4">
        <w:rPr>
          <w:lang w:val="en-US"/>
        </w:rPr>
        <w:t>0002-9165.</w:t>
      </w:r>
      <w:r w:rsidRPr="008A7FB4">
        <w:rPr>
          <w:spacing w:val="-5"/>
          <w:lang w:val="en-US"/>
        </w:rPr>
        <w:t xml:space="preserve"> </w:t>
      </w:r>
      <w:r>
        <w:fldChar w:fldCharType="begin"/>
      </w:r>
      <w:r w:rsidRPr="00AC48D4">
        <w:rPr>
          <w:lang w:val="en-US"/>
          <w:rPrChange w:id="232" w:author="Jean Pascal De Bandt" w:date="2023-01-11T17:59:00Z">
            <w:rPr/>
          </w:rPrChange>
        </w:rPr>
        <w:instrText>HYPERLINK "https://doi.org/10.1093/ajcn/88.2.491s" \h</w:instrText>
      </w:r>
      <w:r>
        <w:fldChar w:fldCharType="separate"/>
      </w:r>
      <w:r w:rsidRPr="008A7FB4">
        <w:rPr>
          <w:lang w:val="en-US"/>
        </w:rPr>
        <w:t>https://doi.org/10.1093/ajcn/88.2.491s</w:t>
      </w:r>
      <w:r>
        <w:rPr>
          <w:lang w:val="en-US"/>
        </w:rPr>
        <w:fldChar w:fldCharType="end"/>
      </w:r>
      <w:r w:rsidRPr="008A7FB4">
        <w:rPr>
          <w:lang w:val="en-US"/>
        </w:rPr>
        <w:t>.</w:t>
      </w:r>
    </w:p>
    <w:p w14:paraId="7D2061E3" w14:textId="77777777" w:rsidR="002C0AF8" w:rsidRPr="008A7FB4" w:rsidRDefault="003E36B0">
      <w:pPr>
        <w:pStyle w:val="BodyText"/>
        <w:spacing w:before="134" w:line="386" w:lineRule="auto"/>
        <w:ind w:left="548" w:right="125" w:hanging="432"/>
        <w:jc w:val="both"/>
        <w:rPr>
          <w:lang w:val="en-US"/>
        </w:rPr>
      </w:pPr>
      <w:bookmarkStart w:id="233" w:name="_bookmark92"/>
      <w:bookmarkEnd w:id="233"/>
      <w:proofErr w:type="spellStart"/>
      <w:r w:rsidRPr="008A7FB4">
        <w:rPr>
          <w:lang w:val="en-US"/>
        </w:rPr>
        <w:t>Overbergh</w:t>
      </w:r>
      <w:proofErr w:type="spellEnd"/>
      <w:r w:rsidRPr="008A7FB4">
        <w:rPr>
          <w:lang w:val="en-US"/>
        </w:rPr>
        <w:t>,</w:t>
      </w:r>
      <w:r w:rsidRPr="008A7FB4">
        <w:rPr>
          <w:spacing w:val="41"/>
          <w:lang w:val="en-US"/>
        </w:rPr>
        <w:t xml:space="preserve"> </w:t>
      </w:r>
      <w:proofErr w:type="spellStart"/>
      <w:r w:rsidRPr="008A7FB4">
        <w:rPr>
          <w:lang w:val="en-US"/>
        </w:rPr>
        <w:t>Lut</w:t>
      </w:r>
      <w:proofErr w:type="spellEnd"/>
      <w:r w:rsidRPr="008A7FB4">
        <w:rPr>
          <w:lang w:val="en-US"/>
        </w:rPr>
        <w:t>,</w:t>
      </w:r>
      <w:r w:rsidRPr="008A7FB4">
        <w:rPr>
          <w:spacing w:val="43"/>
          <w:lang w:val="en-US"/>
        </w:rPr>
        <w:t xml:space="preserve"> </w:t>
      </w:r>
      <w:proofErr w:type="spellStart"/>
      <w:r w:rsidRPr="008A7FB4">
        <w:rPr>
          <w:lang w:val="en-US"/>
        </w:rPr>
        <w:t>Katinka</w:t>
      </w:r>
      <w:proofErr w:type="spellEnd"/>
      <w:r w:rsidRPr="008A7FB4">
        <w:rPr>
          <w:spacing w:val="42"/>
          <w:lang w:val="en-US"/>
        </w:rPr>
        <w:t xml:space="preserve"> </w:t>
      </w:r>
      <w:proofErr w:type="spellStart"/>
      <w:r w:rsidRPr="008A7FB4">
        <w:rPr>
          <w:lang w:val="en-US"/>
        </w:rPr>
        <w:t>Stoffels</w:t>
      </w:r>
      <w:proofErr w:type="spellEnd"/>
      <w:r w:rsidRPr="008A7FB4">
        <w:rPr>
          <w:lang w:val="en-US"/>
        </w:rPr>
        <w:t>,</w:t>
      </w:r>
      <w:r w:rsidRPr="008A7FB4">
        <w:rPr>
          <w:spacing w:val="42"/>
          <w:lang w:val="en-US"/>
        </w:rPr>
        <w:t xml:space="preserve"> </w:t>
      </w:r>
      <w:r w:rsidRPr="008A7FB4">
        <w:rPr>
          <w:lang w:val="en-US"/>
        </w:rPr>
        <w:t>Mark</w:t>
      </w:r>
      <w:r w:rsidRPr="008A7FB4">
        <w:rPr>
          <w:spacing w:val="42"/>
          <w:lang w:val="en-US"/>
        </w:rPr>
        <w:t xml:space="preserve"> </w:t>
      </w:r>
      <w:proofErr w:type="spellStart"/>
      <w:r w:rsidRPr="008A7FB4">
        <w:rPr>
          <w:lang w:val="en-US"/>
        </w:rPr>
        <w:t>Waer</w:t>
      </w:r>
      <w:proofErr w:type="spellEnd"/>
      <w:r w:rsidRPr="008A7FB4">
        <w:rPr>
          <w:lang w:val="en-US"/>
        </w:rPr>
        <w:t>,</w:t>
      </w:r>
      <w:r w:rsidRPr="008A7FB4">
        <w:rPr>
          <w:spacing w:val="41"/>
          <w:lang w:val="en-US"/>
        </w:rPr>
        <w:t xml:space="preserve"> </w:t>
      </w:r>
      <w:proofErr w:type="spellStart"/>
      <w:r w:rsidRPr="008A7FB4">
        <w:rPr>
          <w:lang w:val="en-US"/>
        </w:rPr>
        <w:t>Annemieke</w:t>
      </w:r>
      <w:proofErr w:type="spellEnd"/>
      <w:r w:rsidRPr="008A7FB4">
        <w:rPr>
          <w:spacing w:val="42"/>
          <w:lang w:val="en-US"/>
        </w:rPr>
        <w:t xml:space="preserve"> </w:t>
      </w:r>
      <w:proofErr w:type="spellStart"/>
      <w:r w:rsidRPr="008A7FB4">
        <w:rPr>
          <w:lang w:val="en-US"/>
        </w:rPr>
        <w:t>Verstuyf</w:t>
      </w:r>
      <w:proofErr w:type="spellEnd"/>
      <w:r w:rsidRPr="008A7FB4">
        <w:rPr>
          <w:lang w:val="en-US"/>
        </w:rPr>
        <w:t>,</w:t>
      </w:r>
      <w:r w:rsidRPr="008A7FB4">
        <w:rPr>
          <w:spacing w:val="42"/>
          <w:lang w:val="en-US"/>
        </w:rPr>
        <w:t xml:space="preserve"> </w:t>
      </w:r>
      <w:r w:rsidRPr="008A7FB4">
        <w:rPr>
          <w:lang w:val="en-US"/>
        </w:rPr>
        <w:t>Roger</w:t>
      </w:r>
      <w:r w:rsidRPr="008A7FB4">
        <w:rPr>
          <w:spacing w:val="42"/>
          <w:lang w:val="en-US"/>
        </w:rPr>
        <w:t xml:space="preserve"> </w:t>
      </w:r>
      <w:r w:rsidRPr="008A7FB4">
        <w:rPr>
          <w:lang w:val="en-US"/>
        </w:rPr>
        <w:t>Bouillon</w:t>
      </w:r>
      <w:r w:rsidRPr="008A7FB4">
        <w:rPr>
          <w:spacing w:val="42"/>
          <w:lang w:val="en-US"/>
        </w:rPr>
        <w:t xml:space="preserve"> </w:t>
      </w:r>
      <w:r w:rsidRPr="008A7FB4">
        <w:rPr>
          <w:lang w:val="en-US"/>
        </w:rPr>
        <w:t>et</w:t>
      </w:r>
      <w:r w:rsidRPr="008A7FB4">
        <w:rPr>
          <w:spacing w:val="42"/>
          <w:lang w:val="en-US"/>
        </w:rPr>
        <w:t xml:space="preserve"> </w:t>
      </w:r>
      <w:r w:rsidRPr="008A7FB4">
        <w:rPr>
          <w:lang w:val="en-US"/>
        </w:rPr>
        <w:t>Chan-</w:t>
      </w:r>
      <w:r w:rsidRPr="008A7FB4">
        <w:rPr>
          <w:spacing w:val="-52"/>
          <w:lang w:val="en-US"/>
        </w:rPr>
        <w:t xml:space="preserve"> </w:t>
      </w:r>
      <w:proofErr w:type="spellStart"/>
      <w:r w:rsidRPr="008A7FB4">
        <w:rPr>
          <w:lang w:val="en-US"/>
        </w:rPr>
        <w:t>tal</w:t>
      </w:r>
      <w:proofErr w:type="spellEnd"/>
      <w:r w:rsidRPr="008A7FB4">
        <w:rPr>
          <w:spacing w:val="1"/>
          <w:lang w:val="en-US"/>
        </w:rPr>
        <w:t xml:space="preserve"> </w:t>
      </w:r>
      <w:r w:rsidRPr="008A7FB4">
        <w:rPr>
          <w:lang w:val="en-US"/>
        </w:rPr>
        <w:t>Mathieu.</w:t>
      </w:r>
      <w:r w:rsidRPr="008A7FB4">
        <w:rPr>
          <w:spacing w:val="1"/>
          <w:lang w:val="en-US"/>
        </w:rPr>
        <w:t xml:space="preserve"> </w:t>
      </w:r>
      <w:r w:rsidRPr="008A7FB4">
        <w:rPr>
          <w:lang w:val="en-US"/>
        </w:rPr>
        <w:t>2006.</w:t>
      </w:r>
      <w:r w:rsidRPr="008A7FB4">
        <w:rPr>
          <w:spacing w:val="1"/>
          <w:lang w:val="en-US"/>
        </w:rPr>
        <w:t xml:space="preserve"> </w:t>
      </w:r>
      <w:r w:rsidRPr="008A7FB4">
        <w:rPr>
          <w:lang w:val="en-US"/>
        </w:rPr>
        <w:t>“Immune</w:t>
      </w:r>
      <w:r w:rsidRPr="008A7FB4">
        <w:rPr>
          <w:spacing w:val="1"/>
          <w:lang w:val="en-US"/>
        </w:rPr>
        <w:t xml:space="preserve"> </w:t>
      </w:r>
      <w:r w:rsidRPr="008A7FB4">
        <w:rPr>
          <w:lang w:val="en-US"/>
        </w:rPr>
        <w:t>Regulation</w:t>
      </w:r>
      <w:r w:rsidRPr="008A7FB4">
        <w:rPr>
          <w:spacing w:val="55"/>
          <w:lang w:val="en-US"/>
        </w:rPr>
        <w:t xml:space="preserve"> </w:t>
      </w:r>
      <w:r w:rsidRPr="008A7FB4">
        <w:rPr>
          <w:lang w:val="en-US"/>
        </w:rPr>
        <w:t>of</w:t>
      </w:r>
      <w:r w:rsidRPr="008A7FB4">
        <w:rPr>
          <w:spacing w:val="55"/>
          <w:lang w:val="en-US"/>
        </w:rPr>
        <w:t xml:space="preserve"> </w:t>
      </w:r>
      <w:r w:rsidRPr="008A7FB4">
        <w:rPr>
          <w:lang w:val="en-US"/>
        </w:rPr>
        <w:t>25-Hydroxyvitamin</w:t>
      </w:r>
      <w:r w:rsidRPr="008A7FB4">
        <w:rPr>
          <w:spacing w:val="55"/>
          <w:lang w:val="en-US"/>
        </w:rPr>
        <w:t xml:space="preserve"> </w:t>
      </w:r>
      <w:r w:rsidRPr="008A7FB4">
        <w:rPr>
          <w:lang w:val="en-US"/>
        </w:rPr>
        <w:t>D-1</w:t>
      </w:r>
      <w:r>
        <w:t>α</w:t>
      </w:r>
      <w:r w:rsidRPr="008A7FB4">
        <w:rPr>
          <w:lang w:val="en-US"/>
        </w:rPr>
        <w:t>-Hydroxylase</w:t>
      </w:r>
      <w:r w:rsidRPr="008A7FB4">
        <w:rPr>
          <w:spacing w:val="55"/>
          <w:lang w:val="en-US"/>
        </w:rPr>
        <w:t xml:space="preserve"> </w:t>
      </w:r>
      <w:r w:rsidRPr="008A7FB4">
        <w:rPr>
          <w:lang w:val="en-US"/>
        </w:rPr>
        <w:t>in</w:t>
      </w:r>
      <w:r w:rsidRPr="008A7FB4">
        <w:rPr>
          <w:spacing w:val="1"/>
          <w:lang w:val="en-US"/>
        </w:rPr>
        <w:t xml:space="preserve"> </w:t>
      </w:r>
      <w:r w:rsidRPr="008A7FB4">
        <w:rPr>
          <w:lang w:val="en-US"/>
        </w:rPr>
        <w:t>Human</w:t>
      </w:r>
      <w:r w:rsidRPr="008A7FB4">
        <w:rPr>
          <w:spacing w:val="1"/>
          <w:lang w:val="en-US"/>
        </w:rPr>
        <w:t xml:space="preserve"> </w:t>
      </w:r>
      <w:r w:rsidRPr="008A7FB4">
        <w:rPr>
          <w:lang w:val="en-US"/>
        </w:rPr>
        <w:t>Monocytic</w:t>
      </w:r>
      <w:r w:rsidRPr="008A7FB4">
        <w:rPr>
          <w:spacing w:val="1"/>
          <w:lang w:val="en-US"/>
        </w:rPr>
        <w:t xml:space="preserve"> </w:t>
      </w:r>
      <w:r w:rsidRPr="008A7FB4">
        <w:rPr>
          <w:lang w:val="en-US"/>
        </w:rPr>
        <w:t>THP1</w:t>
      </w:r>
      <w:r w:rsidRPr="008A7FB4">
        <w:rPr>
          <w:spacing w:val="1"/>
          <w:lang w:val="en-US"/>
        </w:rPr>
        <w:t xml:space="preserve"> </w:t>
      </w:r>
      <w:proofErr w:type="gramStart"/>
      <w:r w:rsidRPr="008A7FB4">
        <w:rPr>
          <w:lang w:val="en-US"/>
        </w:rPr>
        <w:t>Cells</w:t>
      </w:r>
      <w:r w:rsidRPr="008A7FB4">
        <w:rPr>
          <w:spacing w:val="1"/>
          <w:lang w:val="en-US"/>
        </w:rPr>
        <w:t xml:space="preserve"> </w:t>
      </w:r>
      <w:r w:rsidRPr="008A7FB4">
        <w:rPr>
          <w:lang w:val="en-US"/>
        </w:rPr>
        <w:t>:</w:t>
      </w:r>
      <w:proofErr w:type="gramEnd"/>
      <w:r w:rsidRPr="008A7FB4">
        <w:rPr>
          <w:spacing w:val="1"/>
          <w:lang w:val="en-US"/>
        </w:rPr>
        <w:t xml:space="preserve"> </w:t>
      </w:r>
      <w:r w:rsidRPr="008A7FB4">
        <w:rPr>
          <w:lang w:val="en-US"/>
        </w:rPr>
        <w:t>Mechanisms</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Interferon-</w:t>
      </w:r>
      <w:r>
        <w:t>γ</w:t>
      </w:r>
      <w:r w:rsidRPr="008A7FB4">
        <w:rPr>
          <w:lang w:val="en-US"/>
        </w:rPr>
        <w:t>-Mediated</w:t>
      </w:r>
      <w:r w:rsidRPr="008A7FB4">
        <w:rPr>
          <w:spacing w:val="1"/>
          <w:lang w:val="en-US"/>
        </w:rPr>
        <w:t xml:space="preserve"> </w:t>
      </w:r>
      <w:r w:rsidRPr="008A7FB4">
        <w:rPr>
          <w:lang w:val="en-US"/>
        </w:rPr>
        <w:t>Induction”.</w:t>
      </w:r>
      <w:r w:rsidRPr="008A7FB4">
        <w:rPr>
          <w:spacing w:val="1"/>
          <w:lang w:val="en-US"/>
        </w:rPr>
        <w:t xml:space="preserve"> </w:t>
      </w:r>
      <w:r w:rsidRPr="008A7FB4">
        <w:rPr>
          <w:i/>
          <w:lang w:val="en-US"/>
        </w:rPr>
        <w:t>The</w:t>
      </w:r>
      <w:r w:rsidRPr="008A7FB4">
        <w:rPr>
          <w:i/>
          <w:spacing w:val="1"/>
          <w:lang w:val="en-US"/>
        </w:rPr>
        <w:t xml:space="preserve"> </w:t>
      </w:r>
      <w:r w:rsidRPr="008A7FB4">
        <w:rPr>
          <w:i/>
          <w:lang w:val="en-US"/>
        </w:rPr>
        <w:t xml:space="preserve">Journal of Clinical Endocrinology &amp; Metabolism </w:t>
      </w:r>
      <w:r w:rsidRPr="008A7FB4">
        <w:rPr>
          <w:lang w:val="en-US"/>
        </w:rPr>
        <w:t>91 (9</w:t>
      </w:r>
      <w:proofErr w:type="gramStart"/>
      <w:r w:rsidRPr="008A7FB4">
        <w:rPr>
          <w:lang w:val="en-US"/>
        </w:rPr>
        <w:t>) :</w:t>
      </w:r>
      <w:proofErr w:type="gramEnd"/>
      <w:r w:rsidRPr="008A7FB4">
        <w:rPr>
          <w:lang w:val="en-US"/>
        </w:rPr>
        <w:t xml:space="preserve"> 3566-3574. </w:t>
      </w:r>
      <w:proofErr w:type="gramStart"/>
      <w:r w:rsidRPr="008A7FB4">
        <w:rPr>
          <w:lang w:val="en-US"/>
        </w:rPr>
        <w:t>ISSN :</w:t>
      </w:r>
      <w:proofErr w:type="gramEnd"/>
      <w:r w:rsidRPr="008A7FB4">
        <w:rPr>
          <w:lang w:val="en-US"/>
        </w:rPr>
        <w:t xml:space="preserve"> 0021-972X.</w:t>
      </w:r>
      <w:r w:rsidRPr="008A7FB4">
        <w:rPr>
          <w:spacing w:val="1"/>
          <w:lang w:val="en-US"/>
        </w:rPr>
        <w:t xml:space="preserve"> </w:t>
      </w:r>
      <w:r>
        <w:fldChar w:fldCharType="begin"/>
      </w:r>
      <w:r w:rsidRPr="00AC48D4">
        <w:rPr>
          <w:lang w:val="en-US"/>
          <w:rPrChange w:id="234" w:author="Jean Pascal De Bandt" w:date="2023-01-11T17:59:00Z">
            <w:rPr/>
          </w:rPrChange>
        </w:rPr>
        <w:instrText>HYPERLINK "https://doi.org/10.1210/jc.2006-0678" \h</w:instrText>
      </w:r>
      <w:r>
        <w:fldChar w:fldCharType="separate"/>
      </w:r>
      <w:r w:rsidRPr="008A7FB4">
        <w:rPr>
          <w:lang w:val="en-US"/>
        </w:rPr>
        <w:t>https://doi.org/10.1210/jc.2006-0678</w:t>
      </w:r>
      <w:r>
        <w:rPr>
          <w:lang w:val="en-US"/>
        </w:rPr>
        <w:fldChar w:fldCharType="end"/>
      </w:r>
      <w:r w:rsidRPr="008A7FB4">
        <w:rPr>
          <w:lang w:val="en-US"/>
        </w:rPr>
        <w:t>.</w:t>
      </w:r>
    </w:p>
    <w:p w14:paraId="5E584E1B"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7CB93965" w14:textId="77777777" w:rsidR="002C0AF8" w:rsidRPr="008A7FB4" w:rsidRDefault="002C0AF8">
      <w:pPr>
        <w:pStyle w:val="BodyText"/>
        <w:rPr>
          <w:sz w:val="27"/>
          <w:lang w:val="en-US"/>
        </w:rPr>
      </w:pPr>
    </w:p>
    <w:p w14:paraId="68DBE4DB" w14:textId="77777777" w:rsidR="002C0AF8" w:rsidRPr="008A7FB4" w:rsidRDefault="003E36B0">
      <w:pPr>
        <w:spacing w:before="89" w:line="386" w:lineRule="auto"/>
        <w:ind w:left="553" w:right="163" w:hanging="437"/>
        <w:jc w:val="both"/>
        <w:rPr>
          <w:lang w:val="en-US"/>
        </w:rPr>
      </w:pPr>
      <w:bookmarkStart w:id="235" w:name="_bookmark93"/>
      <w:bookmarkEnd w:id="235"/>
      <w:r w:rsidRPr="008A7FB4">
        <w:rPr>
          <w:lang w:val="en-US"/>
        </w:rPr>
        <w:t xml:space="preserve">Papadimitriou, </w:t>
      </w:r>
      <w:proofErr w:type="spellStart"/>
      <w:r w:rsidRPr="008A7FB4">
        <w:rPr>
          <w:lang w:val="en-US"/>
        </w:rPr>
        <w:t>Dimitrios</w:t>
      </w:r>
      <w:proofErr w:type="spellEnd"/>
      <w:r w:rsidRPr="008A7FB4">
        <w:rPr>
          <w:lang w:val="en-US"/>
        </w:rPr>
        <w:t xml:space="preserve"> T. 2017. “The Big Vitamin D Mistake”. </w:t>
      </w:r>
      <w:r w:rsidRPr="008A7FB4">
        <w:rPr>
          <w:i/>
          <w:lang w:val="en-US"/>
        </w:rPr>
        <w:t>Journal of Preventive Medicine</w:t>
      </w:r>
      <w:r w:rsidRPr="008A7FB4">
        <w:rPr>
          <w:i/>
          <w:spacing w:val="1"/>
          <w:lang w:val="en-US"/>
        </w:rPr>
        <w:t xml:space="preserve"> </w:t>
      </w:r>
      <w:r w:rsidRPr="008A7FB4">
        <w:rPr>
          <w:i/>
          <w:w w:val="95"/>
          <w:lang w:val="en-US"/>
        </w:rPr>
        <w:t>and</w:t>
      </w:r>
      <w:r w:rsidRPr="008A7FB4">
        <w:rPr>
          <w:i/>
          <w:spacing w:val="15"/>
          <w:w w:val="95"/>
          <w:lang w:val="en-US"/>
        </w:rPr>
        <w:t xml:space="preserve"> </w:t>
      </w:r>
      <w:r w:rsidRPr="008A7FB4">
        <w:rPr>
          <w:i/>
          <w:w w:val="95"/>
          <w:lang w:val="en-US"/>
        </w:rPr>
        <w:t>Public</w:t>
      </w:r>
      <w:r w:rsidRPr="008A7FB4">
        <w:rPr>
          <w:i/>
          <w:spacing w:val="15"/>
          <w:w w:val="95"/>
          <w:lang w:val="en-US"/>
        </w:rPr>
        <w:t xml:space="preserve"> </w:t>
      </w:r>
      <w:r w:rsidRPr="008A7FB4">
        <w:rPr>
          <w:i/>
          <w:w w:val="95"/>
          <w:lang w:val="en-US"/>
        </w:rPr>
        <w:t>Health</w:t>
      </w:r>
      <w:r w:rsidRPr="008A7FB4">
        <w:rPr>
          <w:i/>
          <w:spacing w:val="15"/>
          <w:w w:val="95"/>
          <w:lang w:val="en-US"/>
        </w:rPr>
        <w:t xml:space="preserve"> </w:t>
      </w:r>
      <w:r w:rsidRPr="008A7FB4">
        <w:rPr>
          <w:w w:val="95"/>
          <w:lang w:val="en-US"/>
        </w:rPr>
        <w:t>50</w:t>
      </w:r>
      <w:r w:rsidRPr="008A7FB4">
        <w:rPr>
          <w:spacing w:val="16"/>
          <w:w w:val="95"/>
          <w:lang w:val="en-US"/>
        </w:rPr>
        <w:t xml:space="preserve"> </w:t>
      </w:r>
      <w:r w:rsidRPr="008A7FB4">
        <w:rPr>
          <w:w w:val="95"/>
          <w:lang w:val="en-US"/>
        </w:rPr>
        <w:t>(4</w:t>
      </w:r>
      <w:proofErr w:type="gramStart"/>
      <w:r w:rsidRPr="008A7FB4">
        <w:rPr>
          <w:w w:val="95"/>
          <w:lang w:val="en-US"/>
        </w:rPr>
        <w:t>)</w:t>
      </w:r>
      <w:r w:rsidRPr="008A7FB4">
        <w:rPr>
          <w:spacing w:val="15"/>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278-281.</w:t>
      </w:r>
      <w:r w:rsidRPr="008A7FB4">
        <w:rPr>
          <w:spacing w:val="15"/>
          <w:w w:val="95"/>
          <w:lang w:val="en-US"/>
        </w:rPr>
        <w:t xml:space="preserve"> </w:t>
      </w:r>
      <w:proofErr w:type="gramStart"/>
      <w:r w:rsidRPr="008A7FB4">
        <w:rPr>
          <w:w w:val="95"/>
          <w:lang w:val="en-US"/>
        </w:rPr>
        <w:t>ISSN</w:t>
      </w:r>
      <w:r w:rsidRPr="008A7FB4">
        <w:rPr>
          <w:spacing w:val="16"/>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1975-8375.</w:t>
      </w:r>
      <w:r w:rsidRPr="008A7FB4">
        <w:rPr>
          <w:spacing w:val="15"/>
          <w:w w:val="95"/>
          <w:lang w:val="en-US"/>
        </w:rPr>
        <w:t xml:space="preserve"> </w:t>
      </w:r>
      <w:r>
        <w:fldChar w:fldCharType="begin"/>
      </w:r>
      <w:r w:rsidRPr="00AC48D4">
        <w:rPr>
          <w:lang w:val="en-US"/>
          <w:rPrChange w:id="236" w:author="Jean Pascal De Bandt" w:date="2023-01-11T17:59:00Z">
            <w:rPr/>
          </w:rPrChange>
        </w:rPr>
        <w:instrText>HYPERLINK "https://doi.org/10.3961/jpmph.16.111" \h</w:instrText>
      </w:r>
      <w:r>
        <w:fldChar w:fldCharType="separate"/>
      </w:r>
      <w:r w:rsidRPr="008A7FB4">
        <w:rPr>
          <w:w w:val="95"/>
          <w:lang w:val="en-US"/>
        </w:rPr>
        <w:t>https://doi.org/10.3961/jpmph.16.111</w:t>
      </w:r>
      <w:r>
        <w:rPr>
          <w:w w:val="95"/>
          <w:lang w:val="en-US"/>
        </w:rPr>
        <w:fldChar w:fldCharType="end"/>
      </w:r>
      <w:r w:rsidRPr="008A7FB4">
        <w:rPr>
          <w:w w:val="95"/>
          <w:lang w:val="en-US"/>
        </w:rPr>
        <w:t>.</w:t>
      </w:r>
    </w:p>
    <w:p w14:paraId="56E7877D" w14:textId="77777777" w:rsidR="002C0AF8" w:rsidRPr="008A7FB4" w:rsidRDefault="003E36B0">
      <w:pPr>
        <w:pStyle w:val="BodyText"/>
        <w:spacing w:before="134" w:line="386" w:lineRule="auto"/>
        <w:ind w:left="553" w:right="129" w:hanging="437"/>
        <w:jc w:val="both"/>
        <w:rPr>
          <w:lang w:val="en-US"/>
        </w:rPr>
      </w:pPr>
      <w:bookmarkStart w:id="237" w:name="_bookmark94"/>
      <w:bookmarkEnd w:id="237"/>
      <w:proofErr w:type="spellStart"/>
      <w:r w:rsidRPr="008A7FB4">
        <w:rPr>
          <w:lang w:val="en-US"/>
        </w:rPr>
        <w:t>Pramyothin</w:t>
      </w:r>
      <w:proofErr w:type="spellEnd"/>
      <w:r w:rsidRPr="008A7FB4">
        <w:rPr>
          <w:lang w:val="en-US"/>
        </w:rPr>
        <w:t>,</w:t>
      </w:r>
      <w:r w:rsidRPr="008A7FB4">
        <w:rPr>
          <w:spacing w:val="-5"/>
          <w:lang w:val="en-US"/>
        </w:rPr>
        <w:t xml:space="preserve"> </w:t>
      </w:r>
      <w:proofErr w:type="spellStart"/>
      <w:r w:rsidRPr="008A7FB4">
        <w:rPr>
          <w:lang w:val="en-US"/>
        </w:rPr>
        <w:t>Pornpoj</w:t>
      </w:r>
      <w:proofErr w:type="spellEnd"/>
      <w:r w:rsidRPr="008A7FB4">
        <w:rPr>
          <w:spacing w:val="-4"/>
          <w:lang w:val="en-US"/>
        </w:rPr>
        <w:t xml:space="preserve"> </w:t>
      </w:r>
      <w:r w:rsidRPr="008A7FB4">
        <w:rPr>
          <w:lang w:val="en-US"/>
        </w:rPr>
        <w:t>et</w:t>
      </w:r>
      <w:r w:rsidRPr="008A7FB4">
        <w:rPr>
          <w:spacing w:val="-4"/>
          <w:lang w:val="en-US"/>
        </w:rPr>
        <w:t xml:space="preserve"> </w:t>
      </w:r>
      <w:r w:rsidRPr="008A7FB4">
        <w:rPr>
          <w:lang w:val="en-US"/>
        </w:rPr>
        <w:t>Michael</w:t>
      </w:r>
      <w:r w:rsidRPr="008A7FB4">
        <w:rPr>
          <w:spacing w:val="-4"/>
          <w:lang w:val="en-US"/>
        </w:rPr>
        <w:t xml:space="preserve"> </w:t>
      </w:r>
      <w:r w:rsidRPr="008A7FB4">
        <w:rPr>
          <w:lang w:val="en-US"/>
        </w:rPr>
        <w:t>F.</w:t>
      </w:r>
      <w:r w:rsidRPr="008A7FB4">
        <w:rPr>
          <w:spacing w:val="-4"/>
          <w:lang w:val="en-US"/>
        </w:rPr>
        <w:t xml:space="preserve"> </w:t>
      </w:r>
      <w:r w:rsidRPr="008A7FB4">
        <w:rPr>
          <w:lang w:val="en-US"/>
        </w:rPr>
        <w:t>Holick.</w:t>
      </w:r>
      <w:r w:rsidRPr="008A7FB4">
        <w:rPr>
          <w:spacing w:val="-5"/>
          <w:lang w:val="en-US"/>
        </w:rPr>
        <w:t xml:space="preserve"> </w:t>
      </w:r>
      <w:r w:rsidRPr="008A7FB4">
        <w:rPr>
          <w:lang w:val="en-US"/>
        </w:rPr>
        <w:t>2012.</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proofErr w:type="gramStart"/>
      <w:r w:rsidRPr="008A7FB4">
        <w:rPr>
          <w:lang w:val="en-US"/>
        </w:rPr>
        <w:t>supplementation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guidelines</w:t>
      </w:r>
      <w:r w:rsidRPr="008A7FB4">
        <w:rPr>
          <w:spacing w:val="-4"/>
          <w:lang w:val="en-US"/>
        </w:rPr>
        <w:t xml:space="preserve"> </w:t>
      </w:r>
      <w:r w:rsidRPr="008A7FB4">
        <w:rPr>
          <w:lang w:val="en-US"/>
        </w:rPr>
        <w:t>and</w:t>
      </w:r>
      <w:r w:rsidRPr="008A7FB4">
        <w:rPr>
          <w:spacing w:val="-4"/>
          <w:lang w:val="en-US"/>
        </w:rPr>
        <w:t xml:space="preserve"> </w:t>
      </w:r>
      <w:proofErr w:type="spellStart"/>
      <w:r w:rsidRPr="008A7FB4">
        <w:rPr>
          <w:lang w:val="en-US"/>
        </w:rPr>
        <w:t>evi</w:t>
      </w:r>
      <w:proofErr w:type="spellEnd"/>
      <w:r w:rsidRPr="008A7FB4">
        <w:rPr>
          <w:lang w:val="en-US"/>
        </w:rPr>
        <w:t>-</w:t>
      </w:r>
      <w:r w:rsidRPr="008A7FB4">
        <w:rPr>
          <w:spacing w:val="-52"/>
          <w:lang w:val="en-US"/>
        </w:rPr>
        <w:t xml:space="preserve"> </w:t>
      </w:r>
      <w:proofErr w:type="spellStart"/>
      <w:r w:rsidRPr="008A7FB4">
        <w:rPr>
          <w:w w:val="95"/>
          <w:lang w:val="en-US"/>
        </w:rPr>
        <w:t>dence</w:t>
      </w:r>
      <w:proofErr w:type="spellEnd"/>
      <w:r w:rsidRPr="008A7FB4">
        <w:rPr>
          <w:w w:val="95"/>
          <w:lang w:val="en-US"/>
        </w:rPr>
        <w:t xml:space="preserve"> for subclinical deficiency”. </w:t>
      </w:r>
      <w:r w:rsidRPr="008A7FB4">
        <w:rPr>
          <w:i/>
          <w:w w:val="95"/>
          <w:lang w:val="en-US"/>
        </w:rPr>
        <w:t xml:space="preserve">Current Opinion in Gastroenterology </w:t>
      </w:r>
      <w:r w:rsidRPr="008A7FB4">
        <w:rPr>
          <w:w w:val="95"/>
          <w:lang w:val="en-US"/>
        </w:rPr>
        <w:t>28 (2</w:t>
      </w:r>
      <w:proofErr w:type="gramStart"/>
      <w:r w:rsidRPr="008A7FB4">
        <w:rPr>
          <w:w w:val="95"/>
          <w:lang w:val="en-US"/>
        </w:rPr>
        <w:t>) :</w:t>
      </w:r>
      <w:proofErr w:type="gramEnd"/>
      <w:r w:rsidRPr="008A7FB4">
        <w:rPr>
          <w:w w:val="95"/>
          <w:lang w:val="en-US"/>
        </w:rPr>
        <w:t xml:space="preserve"> 139-150. </w:t>
      </w:r>
      <w:proofErr w:type="gramStart"/>
      <w:r w:rsidRPr="008A7FB4">
        <w:rPr>
          <w:w w:val="95"/>
          <w:lang w:val="en-US"/>
        </w:rPr>
        <w:t>ISSN :</w:t>
      </w:r>
      <w:proofErr w:type="gramEnd"/>
      <w:r w:rsidRPr="008A7FB4">
        <w:rPr>
          <w:spacing w:val="1"/>
          <w:w w:val="95"/>
          <w:lang w:val="en-US"/>
        </w:rPr>
        <w:t xml:space="preserve"> </w:t>
      </w:r>
      <w:r w:rsidRPr="008A7FB4">
        <w:rPr>
          <w:lang w:val="en-US"/>
        </w:rPr>
        <w:t>0267-1379.</w:t>
      </w:r>
      <w:r w:rsidRPr="008A7FB4">
        <w:rPr>
          <w:spacing w:val="-2"/>
          <w:lang w:val="en-US"/>
        </w:rPr>
        <w:t xml:space="preserve"> </w:t>
      </w:r>
      <w:r>
        <w:fldChar w:fldCharType="begin"/>
      </w:r>
      <w:r w:rsidRPr="00AC48D4">
        <w:rPr>
          <w:lang w:val="en-US"/>
          <w:rPrChange w:id="238" w:author="Jean Pascal De Bandt" w:date="2023-01-11T17:59:00Z">
            <w:rPr/>
          </w:rPrChange>
        </w:rPr>
        <w:instrText>HYPERLINK "https://doi.org/10.1097/mog.0b013e32835004dc" \h</w:instrText>
      </w:r>
      <w:r>
        <w:fldChar w:fldCharType="separate"/>
      </w:r>
      <w:r w:rsidRPr="008A7FB4">
        <w:rPr>
          <w:lang w:val="en-US"/>
        </w:rPr>
        <w:t>https://doi.org/10.1097/mog.0b013e32835004dc</w:t>
      </w:r>
      <w:r>
        <w:rPr>
          <w:lang w:val="en-US"/>
        </w:rPr>
        <w:fldChar w:fldCharType="end"/>
      </w:r>
      <w:r w:rsidRPr="008A7FB4">
        <w:rPr>
          <w:lang w:val="en-US"/>
        </w:rPr>
        <w:t>.</w:t>
      </w:r>
    </w:p>
    <w:p w14:paraId="0B45AFC3" w14:textId="77777777" w:rsidR="002C0AF8" w:rsidRPr="008A7FB4" w:rsidRDefault="003E36B0">
      <w:pPr>
        <w:pStyle w:val="BodyText"/>
        <w:spacing w:before="133" w:line="386" w:lineRule="auto"/>
        <w:ind w:left="553" w:right="127" w:hanging="437"/>
        <w:jc w:val="both"/>
        <w:rPr>
          <w:lang w:val="en-US"/>
        </w:rPr>
      </w:pPr>
      <w:bookmarkStart w:id="239" w:name="_bookmark95"/>
      <w:bookmarkEnd w:id="239"/>
      <w:r w:rsidRPr="008A7FB4">
        <w:rPr>
          <w:lang w:val="en-US"/>
        </w:rPr>
        <w:t xml:space="preserve">Rosen, Clifford J., John S. Adams, Daniel D. </w:t>
      </w:r>
      <w:proofErr w:type="spellStart"/>
      <w:r w:rsidRPr="008A7FB4">
        <w:rPr>
          <w:lang w:val="en-US"/>
        </w:rPr>
        <w:t>Bikle</w:t>
      </w:r>
      <w:proofErr w:type="spellEnd"/>
      <w:r w:rsidRPr="008A7FB4">
        <w:rPr>
          <w:lang w:val="en-US"/>
        </w:rPr>
        <w:t xml:space="preserve">, Dennis M. Black, Marie B. </w:t>
      </w:r>
      <w:proofErr w:type="spellStart"/>
      <w:r w:rsidRPr="008A7FB4">
        <w:rPr>
          <w:lang w:val="en-US"/>
        </w:rPr>
        <w:t>Demay</w:t>
      </w:r>
      <w:proofErr w:type="spellEnd"/>
      <w:r w:rsidRPr="008A7FB4">
        <w:rPr>
          <w:lang w:val="en-US"/>
        </w:rPr>
        <w:t>, JoAnn E.</w:t>
      </w:r>
      <w:r w:rsidRPr="008A7FB4">
        <w:rPr>
          <w:spacing w:val="1"/>
          <w:lang w:val="en-US"/>
        </w:rPr>
        <w:t xml:space="preserve"> </w:t>
      </w:r>
      <w:r w:rsidRPr="008A7FB4">
        <w:rPr>
          <w:w w:val="95"/>
          <w:lang w:val="en-US"/>
        </w:rPr>
        <w:t>Manson,</w:t>
      </w:r>
      <w:r w:rsidRPr="008A7FB4">
        <w:rPr>
          <w:spacing w:val="3"/>
          <w:w w:val="95"/>
          <w:lang w:val="en-US"/>
        </w:rPr>
        <w:t xml:space="preserve"> </w:t>
      </w:r>
      <w:r w:rsidRPr="008A7FB4">
        <w:rPr>
          <w:w w:val="95"/>
          <w:lang w:val="en-US"/>
        </w:rPr>
        <w:t>M.</w:t>
      </w:r>
      <w:r w:rsidRPr="008A7FB4">
        <w:rPr>
          <w:spacing w:val="6"/>
          <w:w w:val="95"/>
          <w:lang w:val="en-US"/>
        </w:rPr>
        <w:t xml:space="preserve"> </w:t>
      </w:r>
      <w:r w:rsidRPr="008A7FB4">
        <w:rPr>
          <w:w w:val="95"/>
          <w:lang w:val="en-US"/>
        </w:rPr>
        <w:t>Hassan</w:t>
      </w:r>
      <w:r w:rsidRPr="008A7FB4">
        <w:rPr>
          <w:spacing w:val="5"/>
          <w:w w:val="95"/>
          <w:lang w:val="en-US"/>
        </w:rPr>
        <w:t xml:space="preserve"> </w:t>
      </w:r>
      <w:r w:rsidRPr="008A7FB4">
        <w:rPr>
          <w:w w:val="95"/>
          <w:lang w:val="en-US"/>
        </w:rPr>
        <w:t>Murad</w:t>
      </w:r>
      <w:r w:rsidRPr="008A7FB4">
        <w:rPr>
          <w:spacing w:val="5"/>
          <w:w w:val="95"/>
          <w:lang w:val="en-US"/>
        </w:rPr>
        <w:t xml:space="preserve"> </w:t>
      </w:r>
      <w:r w:rsidRPr="008A7FB4">
        <w:rPr>
          <w:w w:val="95"/>
          <w:lang w:val="en-US"/>
        </w:rPr>
        <w:t>et</w:t>
      </w:r>
      <w:r w:rsidRPr="008A7FB4">
        <w:rPr>
          <w:spacing w:val="6"/>
          <w:w w:val="95"/>
          <w:lang w:val="en-US"/>
        </w:rPr>
        <w:t xml:space="preserve"> </w:t>
      </w:r>
      <w:r w:rsidRPr="008A7FB4">
        <w:rPr>
          <w:w w:val="95"/>
          <w:lang w:val="en-US"/>
        </w:rPr>
        <w:t>Christopher</w:t>
      </w:r>
      <w:r w:rsidRPr="008A7FB4">
        <w:rPr>
          <w:spacing w:val="5"/>
          <w:w w:val="95"/>
          <w:lang w:val="en-US"/>
        </w:rPr>
        <w:t xml:space="preserve"> </w:t>
      </w:r>
      <w:r w:rsidRPr="008A7FB4">
        <w:rPr>
          <w:w w:val="95"/>
          <w:lang w:val="en-US"/>
        </w:rPr>
        <w:t>S.</w:t>
      </w:r>
      <w:r w:rsidRPr="008A7FB4">
        <w:rPr>
          <w:spacing w:val="5"/>
          <w:w w:val="95"/>
          <w:lang w:val="en-US"/>
        </w:rPr>
        <w:t xml:space="preserve"> </w:t>
      </w:r>
      <w:r w:rsidRPr="008A7FB4">
        <w:rPr>
          <w:w w:val="95"/>
          <w:lang w:val="en-US"/>
        </w:rPr>
        <w:t>Kovacs.</w:t>
      </w:r>
      <w:r w:rsidRPr="008A7FB4">
        <w:rPr>
          <w:spacing w:val="4"/>
          <w:w w:val="95"/>
          <w:lang w:val="en-US"/>
        </w:rPr>
        <w:t xml:space="preserve"> </w:t>
      </w:r>
      <w:r w:rsidRPr="008A7FB4">
        <w:rPr>
          <w:w w:val="95"/>
          <w:lang w:val="en-US"/>
        </w:rPr>
        <w:t>2012.</w:t>
      </w:r>
      <w:r w:rsidRPr="008A7FB4">
        <w:rPr>
          <w:spacing w:val="5"/>
          <w:w w:val="95"/>
          <w:lang w:val="en-US"/>
        </w:rPr>
        <w:t xml:space="preserve"> </w:t>
      </w:r>
      <w:r w:rsidRPr="008A7FB4">
        <w:rPr>
          <w:w w:val="95"/>
          <w:lang w:val="en-US"/>
        </w:rPr>
        <w:t>“The</w:t>
      </w:r>
      <w:r w:rsidRPr="008A7FB4">
        <w:rPr>
          <w:spacing w:val="6"/>
          <w:w w:val="95"/>
          <w:lang w:val="en-US"/>
        </w:rPr>
        <w:t xml:space="preserve"> </w:t>
      </w:r>
      <w:proofErr w:type="spellStart"/>
      <w:r w:rsidRPr="008A7FB4">
        <w:rPr>
          <w:w w:val="95"/>
          <w:lang w:val="en-US"/>
        </w:rPr>
        <w:t>Nonskeletal</w:t>
      </w:r>
      <w:proofErr w:type="spellEnd"/>
      <w:r w:rsidRPr="008A7FB4">
        <w:rPr>
          <w:spacing w:val="5"/>
          <w:w w:val="95"/>
          <w:lang w:val="en-US"/>
        </w:rPr>
        <w:t xml:space="preserve"> </w:t>
      </w:r>
      <w:r w:rsidRPr="008A7FB4">
        <w:rPr>
          <w:w w:val="95"/>
          <w:lang w:val="en-US"/>
        </w:rPr>
        <w:t>Effects</w:t>
      </w:r>
      <w:r w:rsidRPr="008A7FB4">
        <w:rPr>
          <w:spacing w:val="4"/>
          <w:w w:val="95"/>
          <w:lang w:val="en-US"/>
        </w:rPr>
        <w:t xml:space="preserve"> </w:t>
      </w:r>
      <w:r w:rsidRPr="008A7FB4">
        <w:rPr>
          <w:w w:val="95"/>
          <w:lang w:val="en-US"/>
        </w:rPr>
        <w:t>of</w:t>
      </w:r>
      <w:r w:rsidRPr="008A7FB4">
        <w:rPr>
          <w:spacing w:val="5"/>
          <w:w w:val="95"/>
          <w:lang w:val="en-US"/>
        </w:rPr>
        <w:t xml:space="preserve"> </w:t>
      </w:r>
      <w:r w:rsidRPr="008A7FB4">
        <w:rPr>
          <w:w w:val="95"/>
          <w:lang w:val="en-US"/>
        </w:rPr>
        <w:t>Vitamin</w:t>
      </w:r>
      <w:r w:rsidRPr="008A7FB4">
        <w:rPr>
          <w:spacing w:val="1"/>
          <w:w w:val="95"/>
          <w:lang w:val="en-US"/>
        </w:rPr>
        <w:t xml:space="preserve"> </w:t>
      </w:r>
      <w:proofErr w:type="gramStart"/>
      <w:r w:rsidRPr="008A7FB4">
        <w:rPr>
          <w:lang w:val="en-US"/>
        </w:rPr>
        <w:t>D :</w:t>
      </w:r>
      <w:proofErr w:type="gramEnd"/>
      <w:r w:rsidRPr="008A7FB4">
        <w:rPr>
          <w:lang w:val="en-US"/>
        </w:rPr>
        <w:t xml:space="preserve"> An Endocrine Society Scientific Statement”. </w:t>
      </w:r>
      <w:r w:rsidRPr="008A7FB4">
        <w:rPr>
          <w:i/>
          <w:lang w:val="en-US"/>
        </w:rPr>
        <w:t xml:space="preserve">Endocrine Reviews </w:t>
      </w:r>
      <w:r w:rsidRPr="008A7FB4">
        <w:rPr>
          <w:lang w:val="en-US"/>
        </w:rPr>
        <w:t>33 (3</w:t>
      </w:r>
      <w:proofErr w:type="gramStart"/>
      <w:r w:rsidRPr="008A7FB4">
        <w:rPr>
          <w:lang w:val="en-US"/>
        </w:rPr>
        <w:t>) :</w:t>
      </w:r>
      <w:proofErr w:type="gramEnd"/>
      <w:r w:rsidRPr="008A7FB4">
        <w:rPr>
          <w:lang w:val="en-US"/>
        </w:rPr>
        <w:t xml:space="preserve"> 456-492. </w:t>
      </w:r>
      <w:proofErr w:type="gramStart"/>
      <w:r w:rsidRPr="008A7FB4">
        <w:rPr>
          <w:lang w:val="en-US"/>
        </w:rPr>
        <w:t>ISSN :</w:t>
      </w:r>
      <w:proofErr w:type="gramEnd"/>
      <w:r w:rsidRPr="008A7FB4">
        <w:rPr>
          <w:spacing w:val="1"/>
          <w:lang w:val="en-US"/>
        </w:rPr>
        <w:t xml:space="preserve"> </w:t>
      </w:r>
      <w:r w:rsidRPr="008A7FB4">
        <w:rPr>
          <w:lang w:val="en-US"/>
        </w:rPr>
        <w:t>0163-769X.</w:t>
      </w:r>
      <w:r w:rsidRPr="008A7FB4">
        <w:rPr>
          <w:spacing w:val="-2"/>
          <w:lang w:val="en-US"/>
        </w:rPr>
        <w:t xml:space="preserve"> </w:t>
      </w:r>
      <w:r>
        <w:fldChar w:fldCharType="begin"/>
      </w:r>
      <w:r w:rsidRPr="00AC48D4">
        <w:rPr>
          <w:lang w:val="en-US"/>
          <w:rPrChange w:id="240" w:author="Jean Pascal De Bandt" w:date="2023-01-11T17:59:00Z">
            <w:rPr/>
          </w:rPrChange>
        </w:rPr>
        <w:instrText>HYPERLINK "https://doi.org/10.1210/er.2012-1000" \h</w:instrText>
      </w:r>
      <w:r>
        <w:fldChar w:fldCharType="separate"/>
      </w:r>
      <w:r w:rsidRPr="008A7FB4">
        <w:rPr>
          <w:lang w:val="en-US"/>
        </w:rPr>
        <w:t>https://doi.org/10.1210/er.2012-1000</w:t>
      </w:r>
      <w:r>
        <w:rPr>
          <w:lang w:val="en-US"/>
        </w:rPr>
        <w:fldChar w:fldCharType="end"/>
      </w:r>
      <w:r w:rsidRPr="008A7FB4">
        <w:rPr>
          <w:lang w:val="en-US"/>
        </w:rPr>
        <w:t>.</w:t>
      </w:r>
    </w:p>
    <w:p w14:paraId="0B748E28" w14:textId="77777777" w:rsidR="002C0AF8" w:rsidRPr="008A7FB4" w:rsidRDefault="003E36B0">
      <w:pPr>
        <w:pStyle w:val="BodyText"/>
        <w:spacing w:before="133" w:line="386" w:lineRule="auto"/>
        <w:ind w:left="548" w:right="151" w:hanging="432"/>
        <w:jc w:val="both"/>
        <w:rPr>
          <w:lang w:val="en-US"/>
        </w:rPr>
      </w:pPr>
      <w:bookmarkStart w:id="241" w:name="_bookmark96"/>
      <w:bookmarkEnd w:id="241"/>
      <w:proofErr w:type="spellStart"/>
      <w:r w:rsidRPr="00AB1039">
        <w:t>Trang</w:t>
      </w:r>
      <w:proofErr w:type="spellEnd"/>
      <w:r w:rsidRPr="00AB1039">
        <w:t xml:space="preserve">, H M, D E Cole, L A Rubin, A </w:t>
      </w:r>
      <w:proofErr w:type="spellStart"/>
      <w:r w:rsidRPr="00AB1039">
        <w:t>Pierratos</w:t>
      </w:r>
      <w:proofErr w:type="spellEnd"/>
      <w:r w:rsidRPr="00AB1039">
        <w:t xml:space="preserve">, S </w:t>
      </w:r>
      <w:proofErr w:type="spellStart"/>
      <w:r w:rsidRPr="00AB1039">
        <w:t>Siu</w:t>
      </w:r>
      <w:proofErr w:type="spellEnd"/>
      <w:r w:rsidRPr="00AB1039">
        <w:t xml:space="preserve"> et R </w:t>
      </w:r>
      <w:proofErr w:type="spellStart"/>
      <w:r w:rsidRPr="00AB1039">
        <w:t>Vieth</w:t>
      </w:r>
      <w:proofErr w:type="spellEnd"/>
      <w:r w:rsidRPr="00AB1039">
        <w:t xml:space="preserve">. </w:t>
      </w:r>
      <w:r w:rsidRPr="008A7FB4">
        <w:rPr>
          <w:lang w:val="en-US"/>
        </w:rPr>
        <w:t>1998. “Evidence that vitamin D3</w:t>
      </w:r>
      <w:r w:rsidRPr="008A7FB4">
        <w:rPr>
          <w:spacing w:val="-52"/>
          <w:lang w:val="en-US"/>
        </w:rPr>
        <w:t xml:space="preserve"> </w:t>
      </w:r>
      <w:r w:rsidRPr="008A7FB4">
        <w:rPr>
          <w:lang w:val="en-US"/>
        </w:rPr>
        <w:t xml:space="preserve">increases serum 25-hydroxyvitamin D more efficiently than does vitamin D2”. </w:t>
      </w:r>
      <w:r w:rsidRPr="008A7FB4">
        <w:rPr>
          <w:i/>
          <w:lang w:val="en-US"/>
        </w:rPr>
        <w:t>The American</w:t>
      </w:r>
      <w:r w:rsidRPr="008A7FB4">
        <w:rPr>
          <w:i/>
          <w:spacing w:val="1"/>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8"/>
          <w:lang w:val="en-US"/>
        </w:rPr>
        <w:t xml:space="preserve"> </w:t>
      </w:r>
      <w:r w:rsidRPr="008A7FB4">
        <w:rPr>
          <w:i/>
          <w:lang w:val="en-US"/>
        </w:rPr>
        <w:t>Clinical</w:t>
      </w:r>
      <w:r w:rsidRPr="008A7FB4">
        <w:rPr>
          <w:i/>
          <w:spacing w:val="-7"/>
          <w:lang w:val="en-US"/>
        </w:rPr>
        <w:t xml:space="preserve"> </w:t>
      </w:r>
      <w:r w:rsidRPr="008A7FB4">
        <w:rPr>
          <w:i/>
          <w:lang w:val="en-US"/>
        </w:rPr>
        <w:t>Nutrition</w:t>
      </w:r>
      <w:r w:rsidRPr="008A7FB4">
        <w:rPr>
          <w:i/>
          <w:spacing w:val="-8"/>
          <w:lang w:val="en-US"/>
        </w:rPr>
        <w:t xml:space="preserve"> </w:t>
      </w:r>
      <w:r w:rsidRPr="008A7FB4">
        <w:rPr>
          <w:lang w:val="en-US"/>
        </w:rPr>
        <w:t>68</w:t>
      </w:r>
      <w:r w:rsidRPr="008A7FB4">
        <w:rPr>
          <w:spacing w:val="-8"/>
          <w:lang w:val="en-US"/>
        </w:rPr>
        <w:t xml:space="preserve"> </w:t>
      </w:r>
      <w:r w:rsidRPr="008A7FB4">
        <w:rPr>
          <w:lang w:val="en-US"/>
        </w:rPr>
        <w:t>(4</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8"/>
          <w:lang w:val="en-US"/>
        </w:rPr>
        <w:t xml:space="preserve"> </w:t>
      </w:r>
      <w:r w:rsidRPr="008A7FB4">
        <w:rPr>
          <w:lang w:val="en-US"/>
        </w:rPr>
        <w:t>854-858.</w:t>
      </w:r>
      <w:r w:rsidRPr="008A7FB4">
        <w:rPr>
          <w:spacing w:val="-8"/>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7"/>
          <w:lang w:val="en-US"/>
        </w:rPr>
        <w:t xml:space="preserve"> </w:t>
      </w:r>
      <w:r>
        <w:fldChar w:fldCharType="begin"/>
      </w:r>
      <w:r w:rsidRPr="00AC48D4">
        <w:rPr>
          <w:lang w:val="en-US"/>
          <w:rPrChange w:id="242" w:author="Jean Pascal De Bandt" w:date="2023-01-11T18:00:00Z">
            <w:rPr/>
          </w:rPrChange>
        </w:rPr>
        <w:instrText>HYPERLINK "https://doi.org/10.1093/ajcn/68.4.854" \h</w:instrText>
      </w:r>
      <w:r>
        <w:fldChar w:fldCharType="separate"/>
      </w:r>
      <w:r w:rsidRPr="008A7FB4">
        <w:rPr>
          <w:lang w:val="en-US"/>
        </w:rPr>
        <w:t>https://doi.org/10.1093/ajcn/</w:t>
      </w:r>
      <w:r>
        <w:rPr>
          <w:lang w:val="en-US"/>
        </w:rPr>
        <w:fldChar w:fldCharType="end"/>
      </w:r>
    </w:p>
    <w:p w14:paraId="117E3E7F" w14:textId="77777777" w:rsidR="002C0AF8" w:rsidRDefault="00000000">
      <w:pPr>
        <w:pStyle w:val="BodyText"/>
        <w:spacing w:line="251" w:lineRule="exact"/>
        <w:ind w:left="553"/>
      </w:pPr>
      <w:hyperlink r:id="rId33">
        <w:r w:rsidR="003E36B0">
          <w:t>68.4.854</w:t>
        </w:r>
      </w:hyperlink>
      <w:r w:rsidR="003E36B0">
        <w:t>.</w:t>
      </w:r>
    </w:p>
    <w:p w14:paraId="333036D3" w14:textId="77777777" w:rsidR="002C0AF8" w:rsidRDefault="002C0AF8">
      <w:pPr>
        <w:pStyle w:val="BodyText"/>
        <w:spacing w:before="1"/>
        <w:rPr>
          <w:sz w:val="25"/>
        </w:rPr>
      </w:pPr>
    </w:p>
    <w:p w14:paraId="5BB40854" w14:textId="77777777" w:rsidR="002C0AF8" w:rsidRDefault="003E36B0">
      <w:pPr>
        <w:pStyle w:val="BodyText"/>
        <w:spacing w:line="386" w:lineRule="auto"/>
        <w:ind w:left="553" w:right="125" w:hanging="437"/>
        <w:jc w:val="both"/>
      </w:pPr>
      <w:bookmarkStart w:id="243" w:name="_bookmark97"/>
      <w:bookmarkEnd w:id="243"/>
      <w:proofErr w:type="spellStart"/>
      <w:r>
        <w:t>Veugelers</w:t>
      </w:r>
      <w:proofErr w:type="spellEnd"/>
      <w:r>
        <w:t xml:space="preserve">, Paul J. et John Paul </w:t>
      </w:r>
      <w:proofErr w:type="spellStart"/>
      <w:r>
        <w:t>Ekwaru</w:t>
      </w:r>
      <w:proofErr w:type="spellEnd"/>
      <w:r>
        <w:t xml:space="preserve">. </w:t>
      </w:r>
      <w:r w:rsidRPr="008A7FB4">
        <w:rPr>
          <w:lang w:val="en-US"/>
        </w:rPr>
        <w:t xml:space="preserve">2014. “A Statistical Error in the Estimation of the </w:t>
      </w:r>
      <w:proofErr w:type="spellStart"/>
      <w:r w:rsidRPr="008A7FB4">
        <w:rPr>
          <w:lang w:val="en-US"/>
        </w:rPr>
        <w:t>Recom</w:t>
      </w:r>
      <w:proofErr w:type="spellEnd"/>
      <w:r w:rsidRPr="008A7FB4">
        <w:rPr>
          <w:lang w:val="en-US"/>
        </w:rPr>
        <w:t>-</w:t>
      </w:r>
      <w:r w:rsidRPr="008A7FB4">
        <w:rPr>
          <w:spacing w:val="1"/>
          <w:lang w:val="en-US"/>
        </w:rPr>
        <w:t xml:space="preserve"> </w:t>
      </w:r>
      <w:r w:rsidRPr="008A7FB4">
        <w:rPr>
          <w:lang w:val="en-US"/>
        </w:rPr>
        <w:t xml:space="preserve">mended Dietary Allowance for Vitamin D”. </w:t>
      </w:r>
      <w:proofErr w:type="spellStart"/>
      <w:r>
        <w:rPr>
          <w:i/>
        </w:rPr>
        <w:t>Nutrients</w:t>
      </w:r>
      <w:proofErr w:type="spellEnd"/>
      <w:r>
        <w:rPr>
          <w:i/>
        </w:rPr>
        <w:t xml:space="preserve"> </w:t>
      </w:r>
      <w:r>
        <w:t xml:space="preserve">6 (10) : 4472-4475. </w:t>
      </w:r>
      <w:hyperlink r:id="rId34">
        <w:r>
          <w:t>https://doi.org/10.</w:t>
        </w:r>
      </w:hyperlink>
      <w:r>
        <w:rPr>
          <w:spacing w:val="1"/>
        </w:rPr>
        <w:t xml:space="preserve"> </w:t>
      </w:r>
      <w:hyperlink r:id="rId35">
        <w:r>
          <w:t>3390/nu6104472</w:t>
        </w:r>
      </w:hyperlink>
      <w:r>
        <w:t>.</w:t>
      </w:r>
    </w:p>
    <w:p w14:paraId="24B069E4" w14:textId="77777777" w:rsidR="002C0AF8" w:rsidRDefault="003E36B0">
      <w:pPr>
        <w:spacing w:before="133" w:line="386" w:lineRule="auto"/>
        <w:ind w:left="553" w:right="125" w:hanging="437"/>
        <w:jc w:val="both"/>
      </w:pPr>
      <w:bookmarkStart w:id="244" w:name="_bookmark98"/>
      <w:bookmarkEnd w:id="244"/>
      <w:r>
        <w:rPr>
          <w:w w:val="95"/>
        </w:rPr>
        <w:t xml:space="preserve">VIDAL. 2013. </w:t>
      </w:r>
      <w:r>
        <w:rPr>
          <w:i/>
          <w:w w:val="95"/>
        </w:rPr>
        <w:t xml:space="preserve">Calcitriol : substance active à effet thérapeutique, </w:t>
      </w:r>
      <w:r>
        <w:rPr>
          <w:w w:val="95"/>
        </w:rPr>
        <w:t>janvier. Visité le 25 novembre 2022.</w:t>
      </w:r>
      <w:r>
        <w:rPr>
          <w:spacing w:val="1"/>
          <w:w w:val="95"/>
        </w:rPr>
        <w:t xml:space="preserve"> </w:t>
      </w:r>
      <w:hyperlink r:id="rId36">
        <w:r>
          <w:t>https://www.vidal.fr/medicaments/substances/calcitriol-4158.html</w:t>
        </w:r>
      </w:hyperlink>
      <w:r>
        <w:t>.</w:t>
      </w:r>
    </w:p>
    <w:sectPr w:rsidR="002C0AF8">
      <w:pgSz w:w="11910" w:h="16840"/>
      <w:pgMar w:top="1580" w:right="1620" w:bottom="1140" w:left="1300" w:header="0" w:footer="94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Jean Pascal De Bandt" w:date="2023-01-11T10:45:00Z" w:initials="JPDB">
    <w:p w14:paraId="46AA4418" w14:textId="77777777" w:rsidR="00CF68F8" w:rsidRDefault="00CF68F8" w:rsidP="003E36B0">
      <w:pPr>
        <w:pStyle w:val="CommentText"/>
      </w:pPr>
      <w:r>
        <w:rPr>
          <w:rStyle w:val="CommentReference"/>
        </w:rPr>
        <w:annotationRef/>
      </w:r>
      <w:r>
        <w:t>Pour les puristes, la VitD est inactive et c'est sa forme calcitriol qui est responsable des effets biologiques. Il faut sans doute une phrase pour dire que sauf si la distinction se justifie quand vous mentionnez les effets biologiques de la VitD cela sous-entend les effets de la forme active de cette vitamine</w:t>
      </w:r>
    </w:p>
  </w:comment>
  <w:comment w:id="21" w:author="Jean Pascal De Bandt" w:date="2023-01-11T10:40:00Z" w:initials="JPDB">
    <w:p w14:paraId="7BCF7B23" w14:textId="14BCD315" w:rsidR="007575F2" w:rsidRDefault="007575F2" w:rsidP="003E36B0">
      <w:pPr>
        <w:pStyle w:val="CommentText"/>
      </w:pPr>
      <w:r>
        <w:rPr>
          <w:rStyle w:val="CommentReference"/>
        </w:rPr>
        <w:annotationRef/>
      </w:r>
      <w:r>
        <w:t>En fait c'est le VDR activé par la VitD, le facteur qui agit sur la transcription</w:t>
      </w:r>
    </w:p>
  </w:comment>
  <w:comment w:id="26" w:author="Jean Pascal De Bandt" w:date="2023-01-11T11:39:00Z" w:initials="JPDB">
    <w:p w14:paraId="3BFF2112" w14:textId="77777777" w:rsidR="00C143DA" w:rsidRDefault="00C143DA" w:rsidP="003E36B0">
      <w:pPr>
        <w:pStyle w:val="CommentText"/>
      </w:pPr>
      <w:r>
        <w:rPr>
          <w:rStyle w:val="CommentReference"/>
        </w:rPr>
        <w:annotationRef/>
      </w:r>
      <w:r>
        <w:t xml:space="preserve">Aucune rapport à priori entre DBP et albumine (voir par exemple </w:t>
      </w:r>
      <w:hyperlink r:id="rId1" w:history="1">
        <w:r w:rsidRPr="00DE7598">
          <w:rPr>
            <w:rStyle w:val="Hyperlink"/>
          </w:rPr>
          <w:t xml:space="preserve">Vitamin D Binding Protein, Total and Free Vitamin D Levels in Different Physiological and Pathophysiological Conditions. </w:t>
        </w:r>
      </w:hyperlink>
      <w:r>
        <w:t>Bikle DD, et al. Front Endocrinol (Lausanne). 2019. PMID: 31191450)</w:t>
      </w:r>
    </w:p>
  </w:comment>
  <w:comment w:id="28" w:author="Jean Pascal De Bandt" w:date="2023-01-11T11:39:00Z" w:initials="JPDB">
    <w:p w14:paraId="6F850C21" w14:textId="77777777" w:rsidR="00C143DA" w:rsidRDefault="00C143DA" w:rsidP="003E36B0">
      <w:pPr>
        <w:pStyle w:val="CommentText"/>
      </w:pPr>
      <w:r>
        <w:rPr>
          <w:rStyle w:val="CommentReference"/>
        </w:rPr>
        <w:annotationRef/>
      </w:r>
      <w:r>
        <w:t>Figure à refaire en français et en plus lisible</w:t>
      </w:r>
    </w:p>
  </w:comment>
  <w:comment w:id="39" w:author="Jean Pascal De Bandt" w:date="2023-01-11T16:12:00Z" w:initials="JPDB">
    <w:p w14:paraId="1673E75D" w14:textId="77777777" w:rsidR="002F55A5" w:rsidRDefault="001F45C9" w:rsidP="00062F33">
      <w:pPr>
        <w:pStyle w:val="CommentText"/>
      </w:pPr>
      <w:r>
        <w:rPr>
          <w:rStyle w:val="CommentReference"/>
        </w:rPr>
        <w:annotationRef/>
      </w:r>
      <w:r w:rsidR="002F55A5">
        <w:t>En fait non. J'avais trouvé sur pubmed quelque chose qui ressemblait à la première utilisation publiée de  l'huile de foie de morue "</w:t>
      </w:r>
      <w:r w:rsidR="002F55A5">
        <w:rPr>
          <w:color w:val="000000"/>
        </w:rPr>
        <w:t>Observations on the Medicinal Uses of the Oleum Fecoris Aselli, or Cod Liver Oil, in the Chronic Rheumatism, and Other Painful Disorders. Lond Med J. 1782 Oct-Dec; 3(4): 392–401." et pour le rachistisme une publication de 1844 du Bulletin général de thérapeutique sur l'utilisation de l'huile de foie de morue par Armand  Trousseau pour le traitement du rachitisme</w:t>
      </w:r>
    </w:p>
  </w:comment>
  <w:comment w:id="40" w:author="Jean Pascal De Bandt" w:date="2023-01-11T16:31:00Z" w:initials="JPDB">
    <w:p w14:paraId="22DD6805" w14:textId="7D78A398" w:rsidR="00EC71E5" w:rsidRDefault="00EC71E5" w:rsidP="003E36B0">
      <w:pPr>
        <w:pStyle w:val="CommentText"/>
      </w:pPr>
      <w:r>
        <w:rPr>
          <w:rStyle w:val="CommentReference"/>
        </w:rPr>
        <w:annotationRef/>
      </w:r>
      <w:r>
        <w:t>Tout aussi importants à la même époque les travaux de McCollum au John Hopkins et le prix Nobel de Windaus en 1928</w:t>
      </w:r>
    </w:p>
  </w:comment>
  <w:comment w:id="43" w:author="Jean Pascal De Bandt" w:date="2023-01-11T18:13:00Z" w:initials="JPDB">
    <w:p w14:paraId="372FB392" w14:textId="77777777" w:rsidR="002F55A5" w:rsidRDefault="00EF1D54" w:rsidP="00580E05">
      <w:pPr>
        <w:pStyle w:val="CommentText"/>
      </w:pPr>
      <w:r>
        <w:rPr>
          <w:rStyle w:val="CommentReference"/>
        </w:rPr>
        <w:annotationRef/>
      </w:r>
      <w:r w:rsidR="002F55A5">
        <w:t>Pas besoin d'en faire des tonnes mais il serait bien de détailler en quelques lignes de quels propriétés extra-osseuses vous parlez (les figures ne remplacent pas le texte mais l'illustrent !)</w:t>
      </w:r>
    </w:p>
  </w:comment>
  <w:comment w:id="45" w:author="Jean Pascal De Bandt" w:date="2023-01-17T17:46:00Z" w:initials="JPDB">
    <w:p w14:paraId="4CE9EF31" w14:textId="77777777" w:rsidR="00F674AF" w:rsidRDefault="00F674AF" w:rsidP="00020B48">
      <w:pPr>
        <w:pStyle w:val="CommentText"/>
      </w:pPr>
      <w:r>
        <w:rPr>
          <w:rStyle w:val="CommentReference"/>
        </w:rPr>
        <w:annotationRef/>
      </w:r>
      <w:r>
        <w:t>Quelles preuves cliniques ?</w:t>
      </w:r>
    </w:p>
  </w:comment>
  <w:comment w:id="50" w:author="Jean Pascal De Bandt" w:date="2023-01-11T18:15:00Z" w:initials="JPDB">
    <w:p w14:paraId="3C28C38B" w14:textId="75775BD3" w:rsidR="00DE66C2" w:rsidRDefault="00DE66C2" w:rsidP="003E36B0">
      <w:pPr>
        <w:pStyle w:val="CommentText"/>
      </w:pPr>
      <w:r>
        <w:rPr>
          <w:rStyle w:val="CommentReference"/>
        </w:rPr>
        <w:annotationRef/>
      </w:r>
      <w:r>
        <w:rPr>
          <w:i/>
          <w:iCs/>
        </w:rPr>
        <w:t>vous : il serait peut-être intéressant de faire un tableau pour montrer les conversions et quels sont les chiffres pour certains seuils intéressants (recommandation de IOM de 600 UI/j, dose de 4000 UI, seuil de 30 ng/mL recommandé par IOM, seuil de 40 ng/mL…)</w:t>
      </w:r>
    </w:p>
  </w:comment>
  <w:comment w:id="51" w:author="Jean Pascal De Bandt" w:date="2023-01-11T18:15:00Z" w:initials="JPDB">
    <w:p w14:paraId="57E74F2C" w14:textId="1A6153D1" w:rsidR="00DE66C2" w:rsidRDefault="00DE66C2" w:rsidP="003E36B0">
      <w:pPr>
        <w:pStyle w:val="CommentText"/>
      </w:pPr>
      <w:r>
        <w:rPr>
          <w:rStyle w:val="CommentReference"/>
        </w:rPr>
        <w:annotationRef/>
      </w:r>
      <w:r>
        <w:t>OK pour moi</w:t>
      </w:r>
    </w:p>
  </w:comment>
  <w:comment w:id="52" w:author="Jean Pascal De Bandt" w:date="2023-01-12T10:03:00Z" w:initials="JPDB">
    <w:p w14:paraId="754812DE" w14:textId="77777777" w:rsidR="000621CF" w:rsidRDefault="000621CF">
      <w:pPr>
        <w:pStyle w:val="CommentText"/>
      </w:pPr>
      <w:r>
        <w:rPr>
          <w:rStyle w:val="CommentReference"/>
        </w:rPr>
        <w:annotationRef/>
      </w:r>
      <w:r>
        <w:t xml:space="preserve">Comme n'importe quel article : auteur : </w:t>
      </w:r>
      <w:r>
        <w:rPr>
          <w:b/>
          <w:bCs/>
        </w:rPr>
        <w:t>DEPARTMENT OF HEALTH AND</w:t>
      </w:r>
    </w:p>
    <w:p w14:paraId="6908C5DB" w14:textId="77777777" w:rsidR="000621CF" w:rsidRDefault="000621CF">
      <w:pPr>
        <w:pStyle w:val="CommentText"/>
      </w:pPr>
      <w:r>
        <w:rPr>
          <w:b/>
          <w:bCs/>
        </w:rPr>
        <w:t>HUMAN SERVICES</w:t>
      </w:r>
    </w:p>
    <w:p w14:paraId="109B6277" w14:textId="77777777" w:rsidR="000621CF" w:rsidRDefault="000621CF">
      <w:pPr>
        <w:pStyle w:val="CommentText"/>
      </w:pPr>
      <w:r>
        <w:rPr>
          <w:b/>
          <w:bCs/>
        </w:rPr>
        <w:t>Food and Drug Administration</w:t>
      </w:r>
    </w:p>
    <w:p w14:paraId="341D2508" w14:textId="77777777" w:rsidR="000621CF" w:rsidRDefault="000621CF">
      <w:pPr>
        <w:pStyle w:val="CommentText"/>
      </w:pPr>
      <w:r>
        <w:rPr>
          <w:b/>
          <w:bCs/>
        </w:rPr>
        <w:t>Journal Federal Register</w:t>
      </w:r>
    </w:p>
    <w:p w14:paraId="5D22676A" w14:textId="77777777" w:rsidR="000621CF" w:rsidRDefault="000621CF">
      <w:pPr>
        <w:pStyle w:val="CommentText"/>
      </w:pPr>
      <w:r>
        <w:rPr>
          <w:b/>
          <w:bCs/>
        </w:rPr>
        <w:t>Année 2016</w:t>
      </w:r>
    </w:p>
    <w:p w14:paraId="0BE6409A" w14:textId="77777777" w:rsidR="000621CF" w:rsidRDefault="000621CF">
      <w:pPr>
        <w:pStyle w:val="CommentText"/>
      </w:pPr>
      <w:r>
        <w:rPr>
          <w:b/>
          <w:bCs/>
        </w:rPr>
        <w:t>Tome 81</w:t>
      </w:r>
    </w:p>
    <w:p w14:paraId="77EDBBA3" w14:textId="77777777" w:rsidR="000621CF" w:rsidRDefault="000621CF" w:rsidP="003E36B0">
      <w:pPr>
        <w:pStyle w:val="CommentText"/>
      </w:pPr>
      <w:r>
        <w:rPr>
          <w:b/>
          <w:bCs/>
        </w:rPr>
        <w:t>Pages 33742-999</w:t>
      </w:r>
    </w:p>
  </w:comment>
  <w:comment w:id="53" w:author="Jean Pascal De Bandt" w:date="2023-01-12T12:21:00Z" w:initials="JPDB">
    <w:p w14:paraId="49B02E0A" w14:textId="77777777" w:rsidR="003442F3" w:rsidRDefault="003442F3" w:rsidP="003E36B0">
      <w:pPr>
        <w:pStyle w:val="CommentText"/>
      </w:pPr>
      <w:r>
        <w:rPr>
          <w:rStyle w:val="CommentReference"/>
        </w:rPr>
        <w:annotationRef/>
      </w:r>
      <w:r>
        <w:t>Vous pourriez aller voir la ref princeps et écrire cela un peu plus clairement avec les 3 supplémentation, la durée, le type d'étude, le fait que ce sont des individus carencés ...</w:t>
      </w:r>
    </w:p>
  </w:comment>
  <w:comment w:id="57" w:author="Jean Pascal De Bandt" w:date="2023-01-12T12:48:00Z" w:initials="JPDB">
    <w:p w14:paraId="3D022FA5" w14:textId="77777777" w:rsidR="00043D91" w:rsidRDefault="00642F91" w:rsidP="003E36B0">
      <w:pPr>
        <w:pStyle w:val="CommentText"/>
      </w:pPr>
      <w:r>
        <w:rPr>
          <w:rStyle w:val="CommentReference"/>
        </w:rPr>
        <w:annotationRef/>
      </w:r>
      <w:r w:rsidR="00043D91">
        <w:t>Même les cors aux pieds ? Soyez plus précis que cette formule qui ne veut rien dire</w:t>
      </w:r>
    </w:p>
  </w:comment>
  <w:comment w:id="59" w:author="Jean Pascal De Bandt" w:date="2023-01-12T17:09:00Z" w:initials="JPDB">
    <w:p w14:paraId="40787BB3" w14:textId="77777777" w:rsidR="009B59F3" w:rsidRDefault="009B59F3" w:rsidP="003E36B0">
      <w:pPr>
        <w:pStyle w:val="CommentText"/>
      </w:pPr>
      <w:r>
        <w:rPr>
          <w:rStyle w:val="CommentReference"/>
        </w:rPr>
        <w:annotationRef/>
      </w:r>
      <w:r>
        <w:t>Si vous n'avez pas l'essai clinique, alors vous n'avez rien pour soutenir cette affirmation !</w:t>
      </w:r>
    </w:p>
  </w:comment>
  <w:comment w:id="62" w:author="Jean Pascal De Bandt" w:date="2023-01-18T15:43:00Z" w:initials="JPDB">
    <w:p w14:paraId="53DE8183" w14:textId="77777777" w:rsidR="006A7264" w:rsidRDefault="006A7264" w:rsidP="000A3834">
      <w:pPr>
        <w:pStyle w:val="CommentText"/>
      </w:pPr>
      <w:r>
        <w:rPr>
          <w:rStyle w:val="CommentReference"/>
        </w:rPr>
        <w:annotationRef/>
      </w:r>
      <w:r>
        <w:t>Je suis très embêté par toute cette littérature qui me parait très approximative avec une confusion de base entre d'une part la relation statut vitaminique et santé (mortalité, cancer… au sens épidémio) et d'autre part l'intérêt d'une supplémentation en vitamine D dans la prise en charge de différentes maladies. Ce constat fait vous avez deux solutions revenir aux sources elles-mêmes pour faire la part des choses (avec à la clé un très gros boulot) ou (option que je préfère car finalement ce n'est pas le sujet de votre mémoire) faire beaucoup plus bref en soulignant qu'il y a une controverse et cela d'autant que différents auteurs ont fait un amalgame entre apports nutritionnels chez la personne saine et intérêt de la vitamine D dans la prise en charge de certaines maladies</w:t>
      </w:r>
      <w:r>
        <w:br/>
        <w:t xml:space="preserve">  </w:t>
      </w:r>
    </w:p>
  </w:comment>
  <w:comment w:id="63" w:author="Jean Pascal De Bandt" w:date="2023-01-13T09:34:00Z" w:initials="JPDB">
    <w:p w14:paraId="1E59576C" w14:textId="5A3B7774" w:rsidR="00C221F1" w:rsidRDefault="00C221F1" w:rsidP="003E36B0">
      <w:pPr>
        <w:pStyle w:val="CommentText"/>
      </w:pPr>
      <w:r>
        <w:rPr>
          <w:rStyle w:val="CommentReference"/>
        </w:rPr>
        <w:annotationRef/>
      </w:r>
      <w:r>
        <w:t>???</w:t>
      </w:r>
    </w:p>
  </w:comment>
  <w:comment w:id="64" w:author="Jean Pascal De Bandt" w:date="2023-01-17T17:20:00Z" w:initials="JPDB">
    <w:p w14:paraId="57DC64B7" w14:textId="77777777" w:rsidR="00C81625" w:rsidRDefault="008E7CBE" w:rsidP="00EA2953">
      <w:pPr>
        <w:pStyle w:val="CommentText"/>
      </w:pPr>
      <w:r>
        <w:rPr>
          <w:rStyle w:val="CommentReference"/>
        </w:rPr>
        <w:annotationRef/>
      </w:r>
      <w:r w:rsidR="00C81625">
        <w:t xml:space="preserve">Sauf qu'une ostéolyse peut apparaitre pour des doses supérieures à probablement 10000 UI/j. Donc on ne voit effectivement rien en termes de mortalité pour des doses  raisonnables ! De là à parler de la coure en U de la mortalité, il y a une sacrée distance </w:t>
      </w:r>
    </w:p>
  </w:comment>
  <w:comment w:id="66" w:author="Jean Pascal De Bandt" w:date="2023-01-17T17:37:00Z" w:initials="JPDB">
    <w:p w14:paraId="3376B4E8" w14:textId="77777777" w:rsidR="003C4FA0" w:rsidRDefault="00C81625" w:rsidP="00BB00A2">
      <w:pPr>
        <w:pStyle w:val="CommentText"/>
      </w:pPr>
      <w:r>
        <w:rPr>
          <w:rStyle w:val="CommentReference"/>
        </w:rPr>
        <w:annotationRef/>
      </w:r>
      <w:r w:rsidR="003C4FA0">
        <w:t>Soyons pragmatiques : j'ai assez peu de foi en cette réanalyse des données (d'autant qque leur présentation de leur analyse est suspect) et pratiquement 10 ans cela n'a conduit personne à réévaluer ses recommandations. Donc tout cela me parait assez hors de propos. Je ferais quelque chose de beaucoup plus simple pour souligner qu'il y a eu un controverse sur le sujet. Par ailleurs il me semble qu'il y a un parti pris très net de Hollis et compagnie qui doit (devait) truster les comités de la société américaine d'endocrinologie de l'époque. Je ne vois pas citer la "réponse" de l'IOM aux recommandations d'Hollis &amp; C° (</w:t>
      </w:r>
      <w:hyperlink r:id="rId2" w:history="1">
        <w:r w:rsidR="003C4FA0" w:rsidRPr="00BB00A2">
          <w:rPr>
            <w:rStyle w:val="Hyperlink"/>
          </w:rPr>
          <w:t xml:space="preserve">IOM committee members respond to </w:t>
        </w:r>
      </w:hyperlink>
      <w:hyperlink r:id="rId3" w:history="1">
        <w:r w:rsidR="003C4FA0" w:rsidRPr="00BB00A2">
          <w:rPr>
            <w:rStyle w:val="Hyperlink"/>
            <w:b/>
            <w:bCs/>
          </w:rPr>
          <w:t>Endocrine</w:t>
        </w:r>
      </w:hyperlink>
      <w:hyperlink r:id="rId4" w:history="1">
        <w:r w:rsidR="003C4FA0" w:rsidRPr="00BB00A2">
          <w:rPr>
            <w:rStyle w:val="Hyperlink"/>
          </w:rPr>
          <w:t xml:space="preserve"> </w:t>
        </w:r>
      </w:hyperlink>
      <w:hyperlink r:id="rId5" w:history="1">
        <w:r w:rsidR="003C4FA0" w:rsidRPr="00BB00A2">
          <w:rPr>
            <w:rStyle w:val="Hyperlink"/>
            <w:b/>
            <w:bCs/>
          </w:rPr>
          <w:t>Society</w:t>
        </w:r>
      </w:hyperlink>
      <w:hyperlink r:id="rId6" w:history="1">
        <w:r w:rsidR="003C4FA0" w:rsidRPr="00BB00A2">
          <w:rPr>
            <w:rStyle w:val="Hyperlink"/>
          </w:rPr>
          <w:t xml:space="preserve"> </w:t>
        </w:r>
      </w:hyperlink>
      <w:hyperlink r:id="rId7" w:history="1">
        <w:r w:rsidR="003C4FA0" w:rsidRPr="00BB00A2">
          <w:rPr>
            <w:rStyle w:val="Hyperlink"/>
            <w:b/>
            <w:bCs/>
          </w:rPr>
          <w:t>vitamin</w:t>
        </w:r>
      </w:hyperlink>
      <w:hyperlink r:id="rId8" w:history="1">
        <w:r w:rsidR="003C4FA0" w:rsidRPr="00BB00A2">
          <w:rPr>
            <w:rStyle w:val="Hyperlink"/>
          </w:rPr>
          <w:t xml:space="preserve"> </w:t>
        </w:r>
      </w:hyperlink>
      <w:hyperlink r:id="rId9" w:history="1">
        <w:r w:rsidR="003C4FA0" w:rsidRPr="00BB00A2">
          <w:rPr>
            <w:rStyle w:val="Hyperlink"/>
            <w:b/>
            <w:bCs/>
          </w:rPr>
          <w:t>D</w:t>
        </w:r>
      </w:hyperlink>
      <w:hyperlink r:id="rId10" w:history="1">
        <w:r w:rsidR="003C4FA0" w:rsidRPr="00BB00A2">
          <w:rPr>
            <w:rStyle w:val="Hyperlink"/>
          </w:rPr>
          <w:t xml:space="preserve"> </w:t>
        </w:r>
      </w:hyperlink>
      <w:hyperlink r:id="rId11" w:history="1">
        <w:r w:rsidR="003C4FA0" w:rsidRPr="00BB00A2">
          <w:rPr>
            <w:rStyle w:val="Hyperlink"/>
            <w:b/>
            <w:bCs/>
          </w:rPr>
          <w:t>guideline</w:t>
        </w:r>
      </w:hyperlink>
      <w:hyperlink r:id="rId12" w:history="1">
        <w:r w:rsidR="003C4FA0" w:rsidRPr="00BB00A2">
          <w:rPr>
            <w:rStyle w:val="Hyperlink"/>
          </w:rPr>
          <w:t xml:space="preserve">. </w:t>
        </w:r>
      </w:hyperlink>
      <w:r w:rsidR="003C4FA0">
        <w:t>Rosen CJ, Abrams SA, Aloia JF, Brannon PM, Clinton SK, Durazo-Arvizu RA, Gallagher JC, Gallo RL, Jones G, Kovacs CS, Manson JE, Mayne ST, Ross AC, Shapses SA, Taylor CL. J Clin Endocrinol Metab. 2012 Apr;97(4):1146-52.)</w:t>
      </w:r>
    </w:p>
  </w:comment>
  <w:comment w:id="69" w:author="Jean Pascal De Bandt" w:date="2023-01-18T15:47:00Z" w:initials="JPDB">
    <w:p w14:paraId="5910A852" w14:textId="2BAF98E9" w:rsidR="006A7264" w:rsidRDefault="006A7264" w:rsidP="000B226F">
      <w:pPr>
        <w:pStyle w:val="CommentText"/>
      </w:pPr>
      <w:r>
        <w:rPr>
          <w:rStyle w:val="CommentReference"/>
        </w:rPr>
        <w:annotationRef/>
      </w:r>
      <w:r>
        <w:t>Vous êtes sûr, vous voulez parler des affections des parathyroïdes ?</w:t>
      </w:r>
    </w:p>
  </w:comment>
  <w:comment w:id="74" w:author="Jean Pascal De Bandt" w:date="2023-01-19T10:16:00Z" w:initials="JPDB">
    <w:p w14:paraId="4B35208F" w14:textId="77777777" w:rsidR="003C4FA0" w:rsidRDefault="003C4FA0" w:rsidP="00443A68">
      <w:pPr>
        <w:pStyle w:val="CommentText"/>
      </w:pPr>
      <w:r>
        <w:rPr>
          <w:rStyle w:val="CommentReference"/>
        </w:rPr>
        <w:annotationRef/>
      </w:r>
      <w:r>
        <w:t>A reprendre. En faisant du tri. NE voous basé pas sur les travaux et les conclusions d'Hollis. Voir ma remarque suivante sur vitamine D et toxicité. Par ailleurs il faudrait que vous commenciez par une explication claire sur ce qu'est la toxicité de la vitamine D (indépendamment de la concentration de calcidiol. La toxicité de la vitamine D, c'est quoi ? Par quels mécanismes ? Et je le répète le calcidiol n'est pas la question.</w:t>
      </w:r>
    </w:p>
  </w:comment>
  <w:comment w:id="75" w:author="Jean Pascal De Bandt" w:date="2023-01-19T09:56:00Z" w:initials="JPDB">
    <w:p w14:paraId="46B0DF7F" w14:textId="12539AF5" w:rsidR="00AA2FAD" w:rsidRDefault="00AA2FAD" w:rsidP="00AA7744">
      <w:pPr>
        <w:pStyle w:val="CommentText"/>
      </w:pPr>
      <w:r>
        <w:rPr>
          <w:rStyle w:val="CommentReference"/>
        </w:rPr>
        <w:annotationRef/>
      </w:r>
      <w:r>
        <w:t>Vous mélangez dans une même phrase limite supérieure de sécurité/hypercalcémie/dose de vitamine D et concentration plasmatique de calcidiol. Il faut vraiment distinguer chaque aspect d'autant que la toxicité associe un xénobiotique (en l'occurrence la vit D exogène) et une toxicité (en l'occurrence une ostéolyse pouvant être à l'origine d'une hypercalcémie). De mémoire l'IOM (comme tous les organismes établissant des références nutritionnels) ne se base donc que sur ces deux élements : apports nutritionnel et risque osseux e, compte-tenu des comportements alimentaires et du risque, détermine que la dose de 4000UI/J est la dose max sans danger sur le long terme. Tout le reste est extrapolation et controverse autour du calcidiol et de l'effet biologique utilisé comme référence.</w:t>
      </w:r>
    </w:p>
  </w:comment>
  <w:comment w:id="88" w:author="Jean Pascal De Bandt" w:date="2023-01-19T10:32:00Z" w:initials="JPDB">
    <w:p w14:paraId="14E99C4A" w14:textId="77777777" w:rsidR="008D0EB3" w:rsidRDefault="008D0EB3" w:rsidP="00CA34FD">
      <w:pPr>
        <w:pStyle w:val="CommentText"/>
      </w:pPr>
      <w:r>
        <w:rPr>
          <w:rStyle w:val="CommentReference"/>
        </w:rPr>
        <w:annotationRef/>
      </w:r>
      <w:r>
        <w:t>Ne parait pas vraiment utile : déjà décrit précédemment</w:t>
      </w:r>
    </w:p>
  </w:comment>
  <w:comment w:id="89" w:author="Jean Pascal De Bandt" w:date="2023-01-19T10:46:00Z" w:initials="JPDB">
    <w:p w14:paraId="5F6E9229" w14:textId="77777777" w:rsidR="007D3F07" w:rsidRDefault="007D3F07" w:rsidP="008C4F26">
      <w:pPr>
        <w:pStyle w:val="CommentText"/>
      </w:pPr>
      <w:r>
        <w:rPr>
          <w:rStyle w:val="CommentReference"/>
        </w:rPr>
        <w:annotationRef/>
      </w:r>
      <w:r>
        <w:t>Pas clair : j'imagine que vous voulez dire est que ce n'est pas le calcitriol circulant qui est efficace mais le calcidiol qui est capté par les cellules et activé en calcitriol dans les cellules puis induit des effets intracellulaires. Pourquoi pas (c'est par exemple le cas de la testo qui agit en partie après hydroxylation intracellulaire) mais il faut l'expliquer clairement et en donner les preuves.</w:t>
      </w:r>
    </w:p>
  </w:comment>
  <w:comment w:id="91" w:author="Jean Pascal De Bandt" w:date="2023-01-19T10:46:00Z" w:initials="JPDB">
    <w:p w14:paraId="60461348" w14:textId="77777777" w:rsidR="007D3F07" w:rsidRDefault="007D3F07" w:rsidP="00011B7B">
      <w:pPr>
        <w:pStyle w:val="CommentText"/>
      </w:pPr>
      <w:r>
        <w:rPr>
          <w:rStyle w:val="CommentReference"/>
        </w:rPr>
        <w:annotationRef/>
      </w:r>
      <w:r>
        <w:t>???</w:t>
      </w:r>
    </w:p>
  </w:comment>
  <w:comment w:id="92" w:author="Jean Pascal De Bandt" w:date="2023-01-19T10:47:00Z" w:initials="JPDB">
    <w:p w14:paraId="56754D8A" w14:textId="77777777" w:rsidR="007D3F07" w:rsidRDefault="007D3F07" w:rsidP="005760BC">
      <w:pPr>
        <w:pStyle w:val="CommentText"/>
      </w:pPr>
      <w:r>
        <w:rPr>
          <w:rStyle w:val="CommentReference"/>
        </w:rPr>
        <w:annotationRef/>
      </w:r>
      <w:r>
        <w:t>Assez confus et à détailler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AA4418" w15:done="0"/>
  <w15:commentEx w15:paraId="7BCF7B23" w15:done="0"/>
  <w15:commentEx w15:paraId="3BFF2112" w15:done="0"/>
  <w15:commentEx w15:paraId="6F850C21" w15:done="0"/>
  <w15:commentEx w15:paraId="1673E75D" w15:done="0"/>
  <w15:commentEx w15:paraId="22DD6805" w15:done="0"/>
  <w15:commentEx w15:paraId="372FB392" w15:done="0"/>
  <w15:commentEx w15:paraId="4CE9EF31" w15:done="0"/>
  <w15:commentEx w15:paraId="3C28C38B" w15:done="0"/>
  <w15:commentEx w15:paraId="57E74F2C" w15:paraIdParent="3C28C38B" w15:done="0"/>
  <w15:commentEx w15:paraId="77EDBBA3" w15:done="0"/>
  <w15:commentEx w15:paraId="49B02E0A" w15:done="0"/>
  <w15:commentEx w15:paraId="3D022FA5" w15:done="0"/>
  <w15:commentEx w15:paraId="40787BB3" w15:done="0"/>
  <w15:commentEx w15:paraId="53DE8183" w15:done="0"/>
  <w15:commentEx w15:paraId="1E59576C" w15:done="0"/>
  <w15:commentEx w15:paraId="57DC64B7" w15:done="0"/>
  <w15:commentEx w15:paraId="3376B4E8" w15:done="0"/>
  <w15:commentEx w15:paraId="5910A852" w15:done="0"/>
  <w15:commentEx w15:paraId="4B35208F" w15:done="0"/>
  <w15:commentEx w15:paraId="46B0DF7F" w15:done="0"/>
  <w15:commentEx w15:paraId="14E99C4A" w15:done="0"/>
  <w15:commentEx w15:paraId="5F6E9229" w15:done="0"/>
  <w15:commentEx w15:paraId="60461348" w15:done="0"/>
  <w15:commentEx w15:paraId="5675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911D5" w16cex:dateUtc="2023-01-11T09:45:00Z"/>
  <w16cex:commentExtensible w16cex:durableId="27691082" w16cex:dateUtc="2023-01-11T09:40:00Z"/>
  <w16cex:commentExtensible w16cex:durableId="27691E6A" w16cex:dateUtc="2023-01-11T10:39:00Z"/>
  <w16cex:commentExtensible w16cex:durableId="27691E83" w16cex:dateUtc="2023-01-11T10:39:00Z"/>
  <w16cex:commentExtensible w16cex:durableId="27695E71" w16cex:dateUtc="2023-01-11T15:12:00Z"/>
  <w16cex:commentExtensible w16cex:durableId="276962FE" w16cex:dateUtc="2023-01-11T15:31:00Z"/>
  <w16cex:commentExtensible w16cex:durableId="27697AD3" w16cex:dateUtc="2023-01-11T17:13:00Z"/>
  <w16cex:commentExtensible w16cex:durableId="27715D78" w16cex:dateUtc="2023-01-17T16:46:00Z"/>
  <w16cex:commentExtensible w16cex:durableId="27697B36" w16cex:dateUtc="2023-01-11T17:15:00Z"/>
  <w16cex:commentExtensible w16cex:durableId="27697B4C" w16cex:dateUtc="2023-01-11T17:15:00Z"/>
  <w16cex:commentExtensible w16cex:durableId="276A595B" w16cex:dateUtc="2023-01-12T09:03:00Z"/>
  <w16cex:commentExtensible w16cex:durableId="276A79D1" w16cex:dateUtc="2023-01-12T11:21:00Z"/>
  <w16cex:commentExtensible w16cex:durableId="276A8039" w16cex:dateUtc="2023-01-12T11:48:00Z"/>
  <w16cex:commentExtensible w16cex:durableId="276ABD41" w16cex:dateUtc="2023-01-12T16:09:00Z"/>
  <w16cex:commentExtensible w16cex:durableId="2772922E" w16cex:dateUtc="2023-01-18T14:43:00Z"/>
  <w16cex:commentExtensible w16cex:durableId="276BA40E" w16cex:dateUtc="2023-01-13T08:34:00Z"/>
  <w16cex:commentExtensible w16cex:durableId="2771575A" w16cex:dateUtc="2023-01-17T16:20:00Z"/>
  <w16cex:commentExtensible w16cex:durableId="27715B41" w16cex:dateUtc="2023-01-17T16:37:00Z"/>
  <w16cex:commentExtensible w16cex:durableId="2772930B" w16cex:dateUtc="2023-01-18T14:47:00Z"/>
  <w16cex:commentExtensible w16cex:durableId="2773971B" w16cex:dateUtc="2023-01-19T09:16:00Z"/>
  <w16cex:commentExtensible w16cex:durableId="27739267" w16cex:dateUtc="2023-01-19T08:56:00Z"/>
  <w16cex:commentExtensible w16cex:durableId="27739AC5" w16cex:dateUtc="2023-01-19T09:32:00Z"/>
  <w16cex:commentExtensible w16cex:durableId="27739E07" w16cex:dateUtc="2023-01-19T09:46:00Z"/>
  <w16cex:commentExtensible w16cex:durableId="27739E20" w16cex:dateUtc="2023-01-19T09:46:00Z"/>
  <w16cex:commentExtensible w16cex:durableId="27739E50" w16cex:dateUtc="2023-01-19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AA4418" w16cid:durableId="276911D5"/>
  <w16cid:commentId w16cid:paraId="7BCF7B23" w16cid:durableId="27691082"/>
  <w16cid:commentId w16cid:paraId="3BFF2112" w16cid:durableId="27691E6A"/>
  <w16cid:commentId w16cid:paraId="6F850C21" w16cid:durableId="27691E83"/>
  <w16cid:commentId w16cid:paraId="1673E75D" w16cid:durableId="27695E71"/>
  <w16cid:commentId w16cid:paraId="22DD6805" w16cid:durableId="276962FE"/>
  <w16cid:commentId w16cid:paraId="372FB392" w16cid:durableId="27697AD3"/>
  <w16cid:commentId w16cid:paraId="4CE9EF31" w16cid:durableId="27715D78"/>
  <w16cid:commentId w16cid:paraId="3C28C38B" w16cid:durableId="27697B36"/>
  <w16cid:commentId w16cid:paraId="57E74F2C" w16cid:durableId="27697B4C"/>
  <w16cid:commentId w16cid:paraId="77EDBBA3" w16cid:durableId="276A595B"/>
  <w16cid:commentId w16cid:paraId="49B02E0A" w16cid:durableId="276A79D1"/>
  <w16cid:commentId w16cid:paraId="3D022FA5" w16cid:durableId="276A8039"/>
  <w16cid:commentId w16cid:paraId="40787BB3" w16cid:durableId="276ABD41"/>
  <w16cid:commentId w16cid:paraId="53DE8183" w16cid:durableId="2772922E"/>
  <w16cid:commentId w16cid:paraId="1E59576C" w16cid:durableId="276BA40E"/>
  <w16cid:commentId w16cid:paraId="57DC64B7" w16cid:durableId="2771575A"/>
  <w16cid:commentId w16cid:paraId="3376B4E8" w16cid:durableId="27715B41"/>
  <w16cid:commentId w16cid:paraId="5910A852" w16cid:durableId="2772930B"/>
  <w16cid:commentId w16cid:paraId="4B35208F" w16cid:durableId="2773971B"/>
  <w16cid:commentId w16cid:paraId="46B0DF7F" w16cid:durableId="27739267"/>
  <w16cid:commentId w16cid:paraId="14E99C4A" w16cid:durableId="27739AC5"/>
  <w16cid:commentId w16cid:paraId="5F6E9229" w16cid:durableId="27739E07"/>
  <w16cid:commentId w16cid:paraId="60461348" w16cid:durableId="27739E20"/>
  <w16cid:commentId w16cid:paraId="56754D8A" w16cid:durableId="27739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76AA7" w14:textId="77777777" w:rsidR="003B3257" w:rsidRDefault="003B3257">
      <w:r>
        <w:separator/>
      </w:r>
    </w:p>
  </w:endnote>
  <w:endnote w:type="continuationSeparator" w:id="0">
    <w:p w14:paraId="60FE4355" w14:textId="77777777" w:rsidR="003B3257" w:rsidRDefault="003B3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976DA" w14:textId="6F48DBD7" w:rsidR="002C0AF8" w:rsidRDefault="00000000">
    <w:pPr>
      <w:pStyle w:val="BodyText"/>
      <w:spacing w:line="14" w:lineRule="auto"/>
      <w:rPr>
        <w:sz w:val="20"/>
      </w:rPr>
    </w:pPr>
    <w:r>
      <w:rPr>
        <w:noProof/>
      </w:rPr>
      <w:pict w14:anchorId="70686072">
        <v:shapetype id="_x0000_t202" coordsize="21600,21600" o:spt="202" path="m,l,21600r21600,l21600,xe">
          <v:stroke joinstyle="miter"/>
          <v:path gradientshapeok="t" o:connecttype="rect"/>
        </v:shapetype>
        <v:shape id="Text Box 1" o:spid="_x0000_s1025" type="#_x0000_t202" style="position:absolute;margin-left:279.95pt;margin-top:783.7pt;width:16.95pt;height:14.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" filled="f" stroked="f">
          <v:textbox inset="0,0,0,0">
            <w:txbxContent>
              <w:p w14:paraId="125BD66E" w14:textId="77777777" w:rsidR="002C0AF8" w:rsidRDefault="003E36B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4FAE0" w14:textId="77777777" w:rsidR="003B3257" w:rsidRDefault="003B3257">
      <w:r>
        <w:separator/>
      </w:r>
    </w:p>
  </w:footnote>
  <w:footnote w:type="continuationSeparator" w:id="0">
    <w:p w14:paraId="42E5B840" w14:textId="77777777" w:rsidR="003B3257" w:rsidRDefault="003B3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A1FB6"/>
    <w:multiLevelType w:val="multilevel"/>
    <w:tmpl w:val="64B0418C"/>
    <w:lvl w:ilvl="0">
      <w:start w:val="2"/>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1" w15:restartNumberingAfterBreak="0">
    <w:nsid w:val="4E8C05F1"/>
    <w:multiLevelType w:val="multilevel"/>
    <w:tmpl w:val="45C0253E"/>
    <w:lvl w:ilvl="0">
      <w:start w:val="1"/>
      <w:numFmt w:val="decimal"/>
      <w:lvlText w:val="%1"/>
      <w:lvlJc w:val="left"/>
      <w:pPr>
        <w:ind w:left="444" w:hanging="328"/>
      </w:pPr>
      <w:rPr>
        <w:rFonts w:ascii="Arial" w:eastAsia="Arial" w:hAnsi="Arial" w:cs="Arial" w:hint="default"/>
        <w:b/>
        <w:bCs/>
        <w:w w:val="98"/>
        <w:sz w:val="22"/>
        <w:szCs w:val="22"/>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start w:val="1"/>
      <w:numFmt w:val="decimal"/>
      <w:lvlText w:val="%1.%2.%3"/>
      <w:lvlJc w:val="left"/>
      <w:pPr>
        <w:ind w:left="1644" w:hanging="698"/>
      </w:pPr>
      <w:rPr>
        <w:rFonts w:ascii="Times New Roman" w:eastAsia="Times New Roman" w:hAnsi="Times New Roman" w:cs="Times New Roman" w:hint="default"/>
        <w:w w:val="99"/>
        <w:sz w:val="22"/>
        <w:szCs w:val="22"/>
        <w:lang w:val="fr-FR" w:eastAsia="en-US" w:bidi="ar-SA"/>
      </w:rPr>
    </w:lvl>
    <w:lvl w:ilvl="3">
      <w:numFmt w:val="bullet"/>
      <w:lvlText w:val="•"/>
      <w:lvlJc w:val="left"/>
      <w:pPr>
        <w:ind w:left="2558" w:hanging="698"/>
      </w:pPr>
      <w:rPr>
        <w:rFonts w:hint="default"/>
        <w:lang w:val="fr-FR" w:eastAsia="en-US" w:bidi="ar-SA"/>
      </w:rPr>
    </w:lvl>
    <w:lvl w:ilvl="4">
      <w:numFmt w:val="bullet"/>
      <w:lvlText w:val="•"/>
      <w:lvlJc w:val="left"/>
      <w:pPr>
        <w:ind w:left="3476" w:hanging="698"/>
      </w:pPr>
      <w:rPr>
        <w:rFonts w:hint="default"/>
        <w:lang w:val="fr-FR" w:eastAsia="en-US" w:bidi="ar-SA"/>
      </w:rPr>
    </w:lvl>
    <w:lvl w:ilvl="5">
      <w:numFmt w:val="bullet"/>
      <w:lvlText w:val="•"/>
      <w:lvlJc w:val="left"/>
      <w:pPr>
        <w:ind w:left="4394" w:hanging="698"/>
      </w:pPr>
      <w:rPr>
        <w:rFonts w:hint="default"/>
        <w:lang w:val="fr-FR" w:eastAsia="en-US" w:bidi="ar-SA"/>
      </w:rPr>
    </w:lvl>
    <w:lvl w:ilvl="6">
      <w:numFmt w:val="bullet"/>
      <w:lvlText w:val="•"/>
      <w:lvlJc w:val="left"/>
      <w:pPr>
        <w:ind w:left="5312" w:hanging="698"/>
      </w:pPr>
      <w:rPr>
        <w:rFonts w:hint="default"/>
        <w:lang w:val="fr-FR" w:eastAsia="en-US" w:bidi="ar-SA"/>
      </w:rPr>
    </w:lvl>
    <w:lvl w:ilvl="7">
      <w:numFmt w:val="bullet"/>
      <w:lvlText w:val="•"/>
      <w:lvlJc w:val="left"/>
      <w:pPr>
        <w:ind w:left="6231" w:hanging="698"/>
      </w:pPr>
      <w:rPr>
        <w:rFonts w:hint="default"/>
        <w:lang w:val="fr-FR" w:eastAsia="en-US" w:bidi="ar-SA"/>
      </w:rPr>
    </w:lvl>
    <w:lvl w:ilvl="8">
      <w:numFmt w:val="bullet"/>
      <w:lvlText w:val="•"/>
      <w:lvlJc w:val="left"/>
      <w:pPr>
        <w:ind w:left="7149" w:hanging="698"/>
      </w:pPr>
      <w:rPr>
        <w:rFonts w:hint="default"/>
        <w:lang w:val="fr-FR" w:eastAsia="en-US" w:bidi="ar-SA"/>
      </w:rPr>
    </w:lvl>
  </w:abstractNum>
  <w:abstractNum w:abstractNumId="2" w15:restartNumberingAfterBreak="0">
    <w:nsid w:val="625937F2"/>
    <w:multiLevelType w:val="multilevel"/>
    <w:tmpl w:val="1BB8C7C6"/>
    <w:lvl w:ilvl="0">
      <w:start w:val="3"/>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3" w15:restartNumberingAfterBreak="0">
    <w:nsid w:val="7F023B19"/>
    <w:multiLevelType w:val="multilevel"/>
    <w:tmpl w:val="F63865FA"/>
    <w:lvl w:ilvl="0">
      <w:start w:val="1"/>
      <w:numFmt w:val="decimal"/>
      <w:lvlText w:val="%1"/>
      <w:lvlJc w:val="left"/>
      <w:pPr>
        <w:ind w:left="551" w:hanging="434"/>
      </w:pPr>
      <w:rPr>
        <w:rFonts w:ascii="Arial" w:eastAsia="Arial" w:hAnsi="Arial" w:cs="Arial" w:hint="default"/>
        <w:b/>
        <w:bCs/>
        <w:w w:val="99"/>
        <w:sz w:val="41"/>
        <w:szCs w:val="41"/>
        <w:lang w:val="fr-FR" w:eastAsia="en-US" w:bidi="ar-SA"/>
      </w:rPr>
    </w:lvl>
    <w:lvl w:ilvl="1">
      <w:start w:val="1"/>
      <w:numFmt w:val="decimal"/>
      <w:lvlText w:val="%1.%2"/>
      <w:lvlJc w:val="left"/>
      <w:pPr>
        <w:ind w:left="664" w:hanging="547"/>
      </w:pPr>
      <w:rPr>
        <w:rFonts w:ascii="Arial" w:eastAsia="Arial" w:hAnsi="Arial" w:cs="Arial" w:hint="default"/>
        <w:b/>
        <w:bCs/>
        <w:w w:val="103"/>
        <w:sz w:val="28"/>
        <w:szCs w:val="28"/>
        <w:lang w:val="fr-FR" w:eastAsia="en-US" w:bidi="ar-SA"/>
      </w:rPr>
    </w:lvl>
    <w:lvl w:ilvl="2">
      <w:start w:val="1"/>
      <w:numFmt w:val="decimal"/>
      <w:lvlText w:val="%1.%2.%3"/>
      <w:lvlJc w:val="left"/>
      <w:pPr>
        <w:ind w:left="777" w:hanging="661"/>
      </w:pPr>
      <w:rPr>
        <w:rFonts w:ascii="Arial" w:eastAsia="Arial" w:hAnsi="Arial" w:cs="Arial" w:hint="default"/>
        <w:b/>
        <w:bCs/>
        <w:w w:val="101"/>
        <w:sz w:val="24"/>
        <w:szCs w:val="24"/>
        <w:lang w:val="fr-FR" w:eastAsia="en-US" w:bidi="ar-SA"/>
      </w:rPr>
    </w:lvl>
    <w:lvl w:ilvl="3">
      <w:start w:val="1"/>
      <w:numFmt w:val="decimal"/>
      <w:lvlText w:val="%4."/>
      <w:lvlJc w:val="left"/>
      <w:pPr>
        <w:ind w:left="111" w:hanging="165"/>
      </w:pPr>
      <w:rPr>
        <w:rFonts w:ascii="Times New Roman" w:eastAsia="Times New Roman" w:hAnsi="Times New Roman" w:cs="Times New Roman" w:hint="default"/>
        <w:w w:val="99"/>
        <w:sz w:val="20"/>
        <w:szCs w:val="20"/>
        <w:lang w:val="fr-FR" w:eastAsia="en-US" w:bidi="ar-SA"/>
      </w:rPr>
    </w:lvl>
    <w:lvl w:ilvl="4">
      <w:numFmt w:val="bullet"/>
      <w:lvlText w:val="•"/>
      <w:lvlJc w:val="left"/>
      <w:pPr>
        <w:ind w:left="1952" w:hanging="165"/>
      </w:pPr>
      <w:rPr>
        <w:rFonts w:hint="default"/>
        <w:lang w:val="fr-FR" w:eastAsia="en-US" w:bidi="ar-SA"/>
      </w:rPr>
    </w:lvl>
    <w:lvl w:ilvl="5">
      <w:numFmt w:val="bullet"/>
      <w:lvlText w:val="•"/>
      <w:lvlJc w:val="left"/>
      <w:pPr>
        <w:ind w:left="3124" w:hanging="165"/>
      </w:pPr>
      <w:rPr>
        <w:rFonts w:hint="default"/>
        <w:lang w:val="fr-FR" w:eastAsia="en-US" w:bidi="ar-SA"/>
      </w:rPr>
    </w:lvl>
    <w:lvl w:ilvl="6">
      <w:numFmt w:val="bullet"/>
      <w:lvlText w:val="•"/>
      <w:lvlJc w:val="left"/>
      <w:pPr>
        <w:ind w:left="4296" w:hanging="165"/>
      </w:pPr>
      <w:rPr>
        <w:rFonts w:hint="default"/>
        <w:lang w:val="fr-FR" w:eastAsia="en-US" w:bidi="ar-SA"/>
      </w:rPr>
    </w:lvl>
    <w:lvl w:ilvl="7">
      <w:numFmt w:val="bullet"/>
      <w:lvlText w:val="•"/>
      <w:lvlJc w:val="left"/>
      <w:pPr>
        <w:ind w:left="5468" w:hanging="165"/>
      </w:pPr>
      <w:rPr>
        <w:rFonts w:hint="default"/>
        <w:lang w:val="fr-FR" w:eastAsia="en-US" w:bidi="ar-SA"/>
      </w:rPr>
    </w:lvl>
    <w:lvl w:ilvl="8">
      <w:numFmt w:val="bullet"/>
      <w:lvlText w:val="•"/>
      <w:lvlJc w:val="left"/>
      <w:pPr>
        <w:ind w:left="6641" w:hanging="165"/>
      </w:pPr>
      <w:rPr>
        <w:rFonts w:hint="default"/>
        <w:lang w:val="fr-FR" w:eastAsia="en-US" w:bidi="ar-SA"/>
      </w:rPr>
    </w:lvl>
  </w:abstractNum>
  <w:num w:numId="1" w16cid:durableId="498236711">
    <w:abstractNumId w:val="3"/>
  </w:num>
  <w:num w:numId="2" w16cid:durableId="611979956">
    <w:abstractNumId w:val="2"/>
  </w:num>
  <w:num w:numId="3" w16cid:durableId="329022560">
    <w:abstractNumId w:val="0"/>
  </w:num>
  <w:num w:numId="4" w16cid:durableId="15569655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h-Anh Huynh">
    <w15:presenceInfo w15:providerId="Windows Live" w15:userId="cc8a8e94b8272855"/>
  </w15:person>
  <w15:person w15:author="Jean Pascal De Bandt">
    <w15:presenceInfo w15:providerId="Windows Live" w15:userId="5e846c865de65c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0AF8"/>
    <w:rsid w:val="000001AE"/>
    <w:rsid w:val="00042C94"/>
    <w:rsid w:val="00043D91"/>
    <w:rsid w:val="00061BFA"/>
    <w:rsid w:val="000621CF"/>
    <w:rsid w:val="000B7F42"/>
    <w:rsid w:val="000C323D"/>
    <w:rsid w:val="000D4ABB"/>
    <w:rsid w:val="000D5757"/>
    <w:rsid w:val="00153376"/>
    <w:rsid w:val="0016296A"/>
    <w:rsid w:val="001657C5"/>
    <w:rsid w:val="00175ED0"/>
    <w:rsid w:val="00180029"/>
    <w:rsid w:val="00193772"/>
    <w:rsid w:val="001968F4"/>
    <w:rsid w:val="001F1E72"/>
    <w:rsid w:val="001F45C9"/>
    <w:rsid w:val="00243822"/>
    <w:rsid w:val="00243FCF"/>
    <w:rsid w:val="0026023B"/>
    <w:rsid w:val="002705C7"/>
    <w:rsid w:val="002C0AF8"/>
    <w:rsid w:val="002F0E78"/>
    <w:rsid w:val="002F55A5"/>
    <w:rsid w:val="00332A9E"/>
    <w:rsid w:val="003442F3"/>
    <w:rsid w:val="003B3257"/>
    <w:rsid w:val="003C4FA0"/>
    <w:rsid w:val="003D6FC7"/>
    <w:rsid w:val="003E36B0"/>
    <w:rsid w:val="003E6FD2"/>
    <w:rsid w:val="00435B01"/>
    <w:rsid w:val="0047252F"/>
    <w:rsid w:val="00474F54"/>
    <w:rsid w:val="004E5513"/>
    <w:rsid w:val="00533C27"/>
    <w:rsid w:val="00541CED"/>
    <w:rsid w:val="00623F0C"/>
    <w:rsid w:val="00642F91"/>
    <w:rsid w:val="006712CF"/>
    <w:rsid w:val="00681CA4"/>
    <w:rsid w:val="006A7264"/>
    <w:rsid w:val="006F3B9E"/>
    <w:rsid w:val="007054FB"/>
    <w:rsid w:val="00707245"/>
    <w:rsid w:val="00720723"/>
    <w:rsid w:val="00743F65"/>
    <w:rsid w:val="00746D80"/>
    <w:rsid w:val="00750F5E"/>
    <w:rsid w:val="007575F2"/>
    <w:rsid w:val="0076590F"/>
    <w:rsid w:val="007A6E4D"/>
    <w:rsid w:val="007C6E9E"/>
    <w:rsid w:val="007D3F07"/>
    <w:rsid w:val="007E20E6"/>
    <w:rsid w:val="00824D64"/>
    <w:rsid w:val="0084539F"/>
    <w:rsid w:val="00882093"/>
    <w:rsid w:val="008A7FB4"/>
    <w:rsid w:val="008D0EB3"/>
    <w:rsid w:val="008D2CA6"/>
    <w:rsid w:val="008E7CBE"/>
    <w:rsid w:val="008F427A"/>
    <w:rsid w:val="009126DD"/>
    <w:rsid w:val="00921086"/>
    <w:rsid w:val="009869B2"/>
    <w:rsid w:val="009B59F3"/>
    <w:rsid w:val="009C1B53"/>
    <w:rsid w:val="009D020E"/>
    <w:rsid w:val="00A7661D"/>
    <w:rsid w:val="00AA2FAD"/>
    <w:rsid w:val="00AB1039"/>
    <w:rsid w:val="00AC48D4"/>
    <w:rsid w:val="00AD103D"/>
    <w:rsid w:val="00AE6655"/>
    <w:rsid w:val="00B22DC1"/>
    <w:rsid w:val="00B860EA"/>
    <w:rsid w:val="00C143DA"/>
    <w:rsid w:val="00C221F1"/>
    <w:rsid w:val="00C35428"/>
    <w:rsid w:val="00C36051"/>
    <w:rsid w:val="00C57744"/>
    <w:rsid w:val="00C6128A"/>
    <w:rsid w:val="00C81625"/>
    <w:rsid w:val="00CB77C0"/>
    <w:rsid w:val="00CD7994"/>
    <w:rsid w:val="00CF68F8"/>
    <w:rsid w:val="00D14693"/>
    <w:rsid w:val="00D36B05"/>
    <w:rsid w:val="00D97092"/>
    <w:rsid w:val="00DE644D"/>
    <w:rsid w:val="00DE66C2"/>
    <w:rsid w:val="00DE730C"/>
    <w:rsid w:val="00E17BEA"/>
    <w:rsid w:val="00E5202D"/>
    <w:rsid w:val="00E56D31"/>
    <w:rsid w:val="00E56D93"/>
    <w:rsid w:val="00E806FA"/>
    <w:rsid w:val="00E818E0"/>
    <w:rsid w:val="00E8210E"/>
    <w:rsid w:val="00E8607B"/>
    <w:rsid w:val="00E903DA"/>
    <w:rsid w:val="00EC71E5"/>
    <w:rsid w:val="00EE7836"/>
    <w:rsid w:val="00EF1D54"/>
    <w:rsid w:val="00F674AF"/>
    <w:rsid w:val="00FD3512"/>
    <w:rsid w:val="00FE10A5"/>
    <w:rsid w:val="00FE6F97"/>
    <w:rsid w:val="00FF1A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73CC3"/>
  <w15:docId w15:val="{4292407F-5989-4E4C-8030-86AEF481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spacing w:before="184"/>
      <w:ind w:left="117"/>
      <w:outlineLvl w:val="0"/>
    </w:pPr>
    <w:rPr>
      <w:rFonts w:ascii="Arial" w:eastAsia="Arial" w:hAnsi="Arial" w:cs="Arial"/>
      <w:b/>
      <w:bCs/>
      <w:sz w:val="41"/>
      <w:szCs w:val="41"/>
    </w:rPr>
  </w:style>
  <w:style w:type="paragraph" w:styleId="Heading2">
    <w:name w:val="heading 2"/>
    <w:basedOn w:val="Normal"/>
    <w:uiPriority w:val="9"/>
    <w:unhideWhenUsed/>
    <w:qFormat/>
    <w:pPr>
      <w:ind w:left="664" w:hanging="548"/>
      <w:outlineLvl w:val="1"/>
    </w:pPr>
    <w:rPr>
      <w:rFonts w:ascii="Arial" w:eastAsia="Arial" w:hAnsi="Arial" w:cs="Arial"/>
      <w:b/>
      <w:bCs/>
      <w:sz w:val="28"/>
      <w:szCs w:val="28"/>
    </w:rPr>
  </w:style>
  <w:style w:type="paragraph" w:styleId="Heading3">
    <w:name w:val="heading 3"/>
    <w:basedOn w:val="Normal"/>
    <w:uiPriority w:val="9"/>
    <w:unhideWhenUsed/>
    <w:qFormat/>
    <w:pPr>
      <w:spacing w:before="359"/>
      <w:ind w:left="777" w:hanging="661"/>
      <w:outlineLvl w:val="2"/>
    </w:pPr>
    <w:rPr>
      <w:rFonts w:ascii="Arial" w:eastAsia="Arial" w:hAnsi="Arial" w:cs="Arial"/>
      <w:b/>
      <w:bCs/>
      <w:sz w:val="24"/>
      <w:szCs w:val="24"/>
    </w:rPr>
  </w:style>
  <w:style w:type="paragraph" w:styleId="Heading4">
    <w:name w:val="heading 4"/>
    <w:basedOn w:val="Normal"/>
    <w:uiPriority w:val="9"/>
    <w:unhideWhenUsed/>
    <w:qFormat/>
    <w:pPr>
      <w:ind w:right="47"/>
      <w:jc w:val="center"/>
      <w:outlineLvl w:val="3"/>
    </w:pPr>
    <w:rPr>
      <w:sz w:val="24"/>
      <w:szCs w:val="24"/>
    </w:rPr>
  </w:style>
  <w:style w:type="paragraph" w:styleId="Heading5">
    <w:name w:val="heading 5"/>
    <w:basedOn w:val="Normal"/>
    <w:uiPriority w:val="9"/>
    <w:unhideWhenUsed/>
    <w:qFormat/>
    <w:pPr>
      <w:ind w:left="946" w:hanging="503"/>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371"/>
      <w:ind w:left="444" w:hanging="328"/>
    </w:pPr>
    <w:rPr>
      <w:rFonts w:ascii="Arial" w:eastAsia="Arial" w:hAnsi="Arial" w:cs="Arial"/>
      <w:b/>
      <w:bCs/>
    </w:rPr>
  </w:style>
  <w:style w:type="paragraph" w:styleId="TOC2">
    <w:name w:val="toc 2"/>
    <w:basedOn w:val="Normal"/>
    <w:uiPriority w:val="1"/>
    <w:qFormat/>
    <w:pPr>
      <w:spacing w:before="154"/>
      <w:ind w:left="946" w:hanging="503"/>
    </w:pPr>
  </w:style>
  <w:style w:type="paragraph" w:styleId="TOC3">
    <w:name w:val="toc 3"/>
    <w:basedOn w:val="Normal"/>
    <w:uiPriority w:val="1"/>
    <w:qFormat/>
    <w:pPr>
      <w:spacing w:before="153"/>
      <w:ind w:left="1644" w:hanging="699"/>
    </w:pPr>
  </w:style>
  <w:style w:type="paragraph" w:styleId="BodyText">
    <w:name w:val="Body Text"/>
    <w:basedOn w:val="Normal"/>
    <w:uiPriority w:val="1"/>
    <w:qFormat/>
  </w:style>
  <w:style w:type="paragraph" w:styleId="ListParagraph">
    <w:name w:val="List Paragraph"/>
    <w:basedOn w:val="Normal"/>
    <w:uiPriority w:val="1"/>
    <w:qFormat/>
    <w:pPr>
      <w:ind w:left="946" w:hanging="503"/>
    </w:pPr>
  </w:style>
  <w:style w:type="paragraph" w:customStyle="1" w:styleId="TableParagraph">
    <w:name w:val="Table Paragraph"/>
    <w:basedOn w:val="Normal"/>
    <w:uiPriority w:val="1"/>
    <w:qFormat/>
    <w:pPr>
      <w:spacing w:before="71"/>
      <w:jc w:val="right"/>
    </w:pPr>
  </w:style>
  <w:style w:type="paragraph" w:styleId="Revision">
    <w:name w:val="Revision"/>
    <w:hidden/>
    <w:uiPriority w:val="99"/>
    <w:semiHidden/>
    <w:rsid w:val="008A7FB4"/>
    <w:pPr>
      <w:widowControl/>
      <w:autoSpaceDE/>
      <w:autoSpaceDN/>
    </w:pPr>
    <w:rPr>
      <w:rFonts w:ascii="Times New Roman" w:eastAsia="Times New Roman" w:hAnsi="Times New Roman" w:cs="Times New Roman"/>
      <w:lang w:val="fr-FR"/>
    </w:rPr>
  </w:style>
  <w:style w:type="character" w:styleId="CommentReference">
    <w:name w:val="annotation reference"/>
    <w:basedOn w:val="DefaultParagraphFont"/>
    <w:uiPriority w:val="99"/>
    <w:semiHidden/>
    <w:unhideWhenUsed/>
    <w:rsid w:val="007575F2"/>
    <w:rPr>
      <w:sz w:val="16"/>
      <w:szCs w:val="16"/>
    </w:rPr>
  </w:style>
  <w:style w:type="paragraph" w:styleId="CommentText">
    <w:name w:val="annotation text"/>
    <w:basedOn w:val="Normal"/>
    <w:link w:val="CommentTextChar"/>
    <w:uiPriority w:val="99"/>
    <w:unhideWhenUsed/>
    <w:rsid w:val="007575F2"/>
    <w:rPr>
      <w:sz w:val="20"/>
      <w:szCs w:val="20"/>
    </w:rPr>
  </w:style>
  <w:style w:type="character" w:customStyle="1" w:styleId="CommentTextChar">
    <w:name w:val="Comment Text Char"/>
    <w:basedOn w:val="DefaultParagraphFont"/>
    <w:link w:val="CommentText"/>
    <w:uiPriority w:val="99"/>
    <w:rsid w:val="007575F2"/>
    <w:rPr>
      <w:rFonts w:ascii="Times New Roman" w:eastAsia="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7575F2"/>
    <w:rPr>
      <w:b/>
      <w:bCs/>
    </w:rPr>
  </w:style>
  <w:style w:type="character" w:customStyle="1" w:styleId="CommentSubjectChar">
    <w:name w:val="Comment Subject Char"/>
    <w:basedOn w:val="CommentTextChar"/>
    <w:link w:val="CommentSubject"/>
    <w:uiPriority w:val="99"/>
    <w:semiHidden/>
    <w:rsid w:val="007575F2"/>
    <w:rPr>
      <w:rFonts w:ascii="Times New Roman" w:eastAsia="Times New Roman" w:hAnsi="Times New Roman" w:cs="Times New Roman"/>
      <w:b/>
      <w:bCs/>
      <w:sz w:val="20"/>
      <w:szCs w:val="20"/>
      <w:lang w:val="fr-FR"/>
    </w:rPr>
  </w:style>
  <w:style w:type="character" w:styleId="Hyperlink">
    <w:name w:val="Hyperlink"/>
    <w:basedOn w:val="DefaultParagraphFont"/>
    <w:uiPriority w:val="99"/>
    <w:unhideWhenUsed/>
    <w:rsid w:val="00C143DA"/>
    <w:rPr>
      <w:color w:val="0000FF" w:themeColor="hyperlink"/>
      <w:u w:val="single"/>
    </w:rPr>
  </w:style>
  <w:style w:type="character" w:styleId="UnresolvedMention">
    <w:name w:val="Unresolved Mention"/>
    <w:basedOn w:val="DefaultParagraphFont"/>
    <w:uiPriority w:val="99"/>
    <w:semiHidden/>
    <w:unhideWhenUsed/>
    <w:rsid w:val="00C14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82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22442278/" TargetMode="External"/><Relationship Id="rId3" Type="http://schemas.openxmlformats.org/officeDocument/2006/relationships/hyperlink" Target="https://pubmed.ncbi.nlm.nih.gov/22442278/" TargetMode="External"/><Relationship Id="rId7" Type="http://schemas.openxmlformats.org/officeDocument/2006/relationships/hyperlink" Target="https://pubmed.ncbi.nlm.nih.gov/22442278/" TargetMode="External"/><Relationship Id="rId12" Type="http://schemas.openxmlformats.org/officeDocument/2006/relationships/hyperlink" Target="https://pubmed.ncbi.nlm.nih.gov/22442278/" TargetMode="External"/><Relationship Id="rId2" Type="http://schemas.openxmlformats.org/officeDocument/2006/relationships/hyperlink" Target="https://pubmed.ncbi.nlm.nih.gov/22442278/" TargetMode="External"/><Relationship Id="rId1" Type="http://schemas.openxmlformats.org/officeDocument/2006/relationships/hyperlink" Target="https://pubmed.ncbi.nlm.nih.gov/31191450/" TargetMode="External"/><Relationship Id="rId6" Type="http://schemas.openxmlformats.org/officeDocument/2006/relationships/hyperlink" Target="https://pubmed.ncbi.nlm.nih.gov/22442278/" TargetMode="External"/><Relationship Id="rId11" Type="http://schemas.openxmlformats.org/officeDocument/2006/relationships/hyperlink" Target="https://pubmed.ncbi.nlm.nih.gov/22442278/" TargetMode="External"/><Relationship Id="rId5" Type="http://schemas.openxmlformats.org/officeDocument/2006/relationships/hyperlink" Target="https://pubmed.ncbi.nlm.nih.gov/22442278/" TargetMode="External"/><Relationship Id="rId10" Type="http://schemas.openxmlformats.org/officeDocument/2006/relationships/hyperlink" Target="https://pubmed.ncbi.nlm.nih.gov/22442278/" TargetMode="External"/><Relationship Id="rId4" Type="http://schemas.openxmlformats.org/officeDocument/2006/relationships/hyperlink" Target="https://pubmed.ncbi.nlm.nih.gov/22442278/" TargetMode="External"/><Relationship Id="rId9" Type="http://schemas.openxmlformats.org/officeDocument/2006/relationships/hyperlink" Target="https://pubmed.ncbi.nlm.nih.gov/2244227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govinfo.gov/content/pkg/FR-2016-05-27/pdf/2016-11867.pdf" TargetMode="External"/><Relationship Id="rId26" Type="http://schemas.openxmlformats.org/officeDocument/2006/relationships/hyperlink" Target="https://www.anses.fr/fr/system/files/NUT2022AST0099.pdf"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doi.org/10.3390/nu6104472" TargetMode="Externa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doi.org/10.1002/cncr.24749" TargetMode="External"/><Relationship Id="rId33" Type="http://schemas.openxmlformats.org/officeDocument/2006/relationships/hyperlink" Target="https://doi.org/10.1093/ajcn/68.4.854"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s://ansm.sante.fr/actualites/vitamine-d-chez-lenfant-recourir-aux-medicaments-et-non-aux-complements-alimentaires-pour-prevenir-le-risque-de-surdosage"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hyperlink" Target="https://doi.org/10.1136/archdischild-2021-rcpch.435"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yperlink" Target="https://ansm.sante.fr/actualites/vitamine-d-chez-lenfant-recourir-aux-medicaments-et-non-aux-complements-alimentaires-pour-prevenir-le-risque-de-surdosage" TargetMode="External"/><Relationship Id="rId36" Type="http://schemas.openxmlformats.org/officeDocument/2006/relationships/hyperlink" Target="https://www.vidal.fr/medicaments/substances/calcitriol-4158.html" TargetMode="Externa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doi.org/10.1007/s40519-016-0312-6"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www.anses.fr/fr/system/files/NUT2022AST0099.pdf" TargetMode="External"/><Relationship Id="rId30" Type="http://schemas.openxmlformats.org/officeDocument/2006/relationships/hyperlink" Target="https://ansm.sante.fr/actualites/vitamine-d-chez-lenfant-recourir-aux-medicaments-et-non-aux-complements-alimentaires-pour-prevenir-le-risque-de-surdosage" TargetMode="External"/><Relationship Id="rId35" Type="http://schemas.openxmlformats.org/officeDocument/2006/relationships/hyperlink" Target="https://doi.org/10.3390/nu61044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9817</TotalTime>
  <Pages>1</Pages>
  <Words>9727</Words>
  <Characters>55449</Characters>
  <Application>Microsoft Office Word</Application>
  <DocSecurity>0</DocSecurity>
  <Lines>462</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Pascal De Bandt</dc:creator>
  <cp:keywords/>
  <dc:description/>
  <cp:lastModifiedBy>Minh-Anh Huynh</cp:lastModifiedBy>
  <cp:revision>23</cp:revision>
  <dcterms:created xsi:type="dcterms:W3CDTF">2023-01-11T16:53:00Z</dcterms:created>
  <dcterms:modified xsi:type="dcterms:W3CDTF">2023-03-22T18:29:00Z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2023-01-06T00:00:00Z</vt:filetime>
  </property>
  <property fmtid="{D5CDD505-2E9C-101B-9397-08002B2CF9AE}" pid="3" name="Creator">
    <vt:lpwstr>LaTeX via pandoc</vt:lpwstr>
  </property>
  <property fmtid="{D5CDD505-2E9C-101B-9397-08002B2CF9AE}" pid="4" name="LastSaved">
    <vt:filetime>2023-01-06T00:00:00Z</vt:filetime>
  </property>
</Properties>
</file>